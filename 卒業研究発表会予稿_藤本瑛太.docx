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2F0D" w14:textId="1B7AE5F1" w:rsidR="00F7137C" w:rsidRDefault="00D2443F" w:rsidP="00D2443F">
      <w:pPr>
        <w:spacing w:line="360" w:lineRule="atLeast"/>
        <w:jc w:val="center"/>
        <w:rPr>
          <w:rFonts w:ascii="ＭＳ ゴシック" w:eastAsia="ＭＳ ゴシック" w:hAnsi="ＭＳ ゴシック"/>
          <w:b/>
          <w:bCs/>
          <w:sz w:val="28"/>
          <w:szCs w:val="28"/>
        </w:rPr>
      </w:pPr>
      <w:r>
        <w:rPr>
          <w:rFonts w:ascii="ＭＳ ゴシック" w:eastAsia="ＭＳ ゴシック" w:hAnsi="ＭＳ ゴシック" w:hint="eastAsia"/>
          <w:b/>
          <w:bCs/>
          <w:sz w:val="28"/>
          <w:szCs w:val="28"/>
        </w:rPr>
        <w:t>テラヘルツ波を用いたあおさのりの非破壊異物検出の技術実証</w:t>
      </w:r>
    </w:p>
    <w:p w14:paraId="3371B5B7" w14:textId="72E0280E" w:rsidR="00F7137C" w:rsidRDefault="00D2443F" w:rsidP="00656F43">
      <w:pPr>
        <w:spacing w:line="360" w:lineRule="atLeast"/>
        <w:jc w:val="center"/>
        <w:rPr>
          <w:rFonts w:ascii="ＭＳ ゴシック" w:eastAsia="ＭＳ ゴシック" w:hAnsi="ＭＳ ゴシック"/>
        </w:rPr>
      </w:pPr>
      <w:r>
        <w:rPr>
          <w:rFonts w:ascii="ＭＳ ゴシック" w:eastAsia="ＭＳ ゴシック" w:hAnsi="ＭＳ ゴシック" w:hint="eastAsia"/>
        </w:rPr>
        <w:t>藤本 瑛太</w:t>
      </w:r>
      <w:r w:rsidR="00F7137C">
        <w:rPr>
          <w:rFonts w:ascii="ＭＳ ゴシック" w:eastAsia="ＭＳ ゴシック" w:hAnsi="ＭＳ ゴシック" w:hint="eastAsia"/>
        </w:rPr>
        <w:t xml:space="preserve">　板谷研究室</w:t>
      </w:r>
    </w:p>
    <w:p w14:paraId="0A0781B3" w14:textId="27C391A0" w:rsidR="00F7137C" w:rsidRPr="00F7137C" w:rsidRDefault="00D109A4" w:rsidP="00656F43">
      <w:pPr>
        <w:spacing w:line="360" w:lineRule="atLeast"/>
        <w:jc w:val="center"/>
        <w:rPr>
          <w:rFonts w:ascii="Century" w:eastAsia="ＭＳ ゴシック" w:hAnsi="Century" w:cs="ＭＳ ゴシック"/>
          <w:color w:val="202124"/>
          <w:kern w:val="0"/>
          <w:sz w:val="28"/>
          <w:szCs w:val="28"/>
          <w:lang w:val="en"/>
        </w:rPr>
      </w:pPr>
      <w:r w:rsidRPr="00D109A4">
        <w:rPr>
          <w:rFonts w:ascii="Century" w:eastAsia="ＭＳ ゴシック" w:hAnsi="Century" w:cs="ＭＳ ゴシック"/>
          <w:color w:val="202124"/>
          <w:kern w:val="0"/>
          <w:sz w:val="28"/>
          <w:szCs w:val="28"/>
          <w:lang w:val="en"/>
        </w:rPr>
        <w:t>Technical Demonstration of Non-destructive Foreign Object Detection in Sea Lettuce Using Terahertz Waves</w:t>
      </w:r>
    </w:p>
    <w:p w14:paraId="5B62F442" w14:textId="77777777" w:rsidR="00F7137C" w:rsidRDefault="00D109A4" w:rsidP="00B54820">
      <w:pPr>
        <w:spacing w:line="360" w:lineRule="atLeast"/>
        <w:jc w:val="center"/>
        <w:rPr>
          <w:rFonts w:ascii="Century" w:eastAsia="ＭＳ ゴシック" w:hAnsi="Century"/>
          <w:lang w:val="en"/>
        </w:rPr>
      </w:pPr>
      <w:r>
        <w:rPr>
          <w:rFonts w:ascii="Century" w:eastAsia="ＭＳ ゴシック" w:hAnsi="Century" w:hint="eastAsia"/>
          <w:lang w:val="en"/>
        </w:rPr>
        <w:t>Eita Fujimoto</w:t>
      </w:r>
    </w:p>
    <w:p w14:paraId="31ADAE6C" w14:textId="77777777" w:rsidR="00D109A4" w:rsidRDefault="00D109A4" w:rsidP="00B54820">
      <w:pPr>
        <w:spacing w:line="360" w:lineRule="atLeast"/>
        <w:jc w:val="center"/>
        <w:rPr>
          <w:rFonts w:ascii="Century" w:eastAsia="ＭＳ ゴシック" w:hAnsi="Century"/>
          <w:lang w:val="en"/>
        </w:rPr>
      </w:pPr>
    </w:p>
    <w:p w14:paraId="276DF712" w14:textId="50BA431C" w:rsidR="00D109A4" w:rsidRPr="00D109A4" w:rsidRDefault="00D109A4" w:rsidP="00B54820">
      <w:pPr>
        <w:spacing w:line="360" w:lineRule="atLeast"/>
        <w:jc w:val="center"/>
        <w:rPr>
          <w:rFonts w:ascii="Century" w:eastAsia="ＭＳ ゴシック" w:hAnsi="Century"/>
          <w:sz w:val="16"/>
          <w:szCs w:val="16"/>
          <w:lang w:val="en"/>
        </w:rPr>
        <w:sectPr w:rsidR="00D109A4" w:rsidRPr="00D109A4" w:rsidSect="00F7137C">
          <w:pgSz w:w="11906" w:h="16838"/>
          <w:pgMar w:top="1985" w:right="1701" w:bottom="1701" w:left="1701" w:header="851" w:footer="992" w:gutter="0"/>
          <w:cols w:space="425"/>
          <w:docGrid w:type="lines" w:linePitch="360"/>
        </w:sectPr>
      </w:pPr>
    </w:p>
    <w:p w14:paraId="390BB512" w14:textId="175BA10A" w:rsidR="00F7137C" w:rsidRPr="00B54820" w:rsidRDefault="00CB7169" w:rsidP="00B54820">
      <w:pPr>
        <w:pStyle w:val="a9"/>
        <w:numPr>
          <w:ilvl w:val="0"/>
          <w:numId w:val="1"/>
        </w:numPr>
        <w:spacing w:line="360" w:lineRule="atLeast"/>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研究の背景</w:t>
      </w:r>
    </w:p>
    <w:p w14:paraId="1617529C" w14:textId="2803FFFE" w:rsidR="00D46407" w:rsidRPr="0052619A" w:rsidRDefault="0052619A" w:rsidP="0052619A">
      <w:pPr>
        <w:ind w:firstLineChars="100" w:firstLine="210"/>
        <w:rPr>
          <w:sz w:val="18"/>
          <w:szCs w:val="18"/>
        </w:rPr>
      </w:pPr>
      <w:r w:rsidRPr="0052619A">
        <w:rPr>
          <w:rFonts w:hint="eastAsia"/>
          <w:sz w:val="21"/>
          <w:szCs w:val="21"/>
        </w:rPr>
        <w:t>あおさのりは三重県有数の特産品であるが、自然環境下で養殖されるため、貝殻・釣り糸・微細プラスチックなどの異物混入が発生しやすい。しかし、既存の検査手法では特定種類の異物にしか対応できないため、異物検査に多くの工程や人手が必要となる課題を抱えている。そこで本研究では、より多くの種類の異物に対応できる検査手法として、テラヘルツ波を活用した手法を提案する。テラヘルツ波は非破壊・非接触で物質内部を可視化できる特性を持ち、近年産業応用が進んでいる電磁波である</w:t>
      </w:r>
      <w:r w:rsidR="00327EBA" w:rsidRPr="00327EBA">
        <w:rPr>
          <w:rFonts w:hint="eastAsia"/>
          <w:sz w:val="21"/>
          <w:szCs w:val="21"/>
          <w:vertAlign w:val="superscript"/>
        </w:rPr>
        <w:t>[1]</w:t>
      </w:r>
      <w:r w:rsidRPr="0052619A">
        <w:rPr>
          <w:rFonts w:hint="eastAsia"/>
          <w:sz w:val="21"/>
          <w:szCs w:val="21"/>
        </w:rPr>
        <w:t>。</w:t>
      </w:r>
    </w:p>
    <w:p w14:paraId="43DF9A13" w14:textId="77777777" w:rsidR="000F4065" w:rsidRDefault="000F4065" w:rsidP="00F7137C">
      <w:pPr>
        <w:rPr>
          <w:sz w:val="21"/>
          <w:szCs w:val="21"/>
        </w:rPr>
      </w:pPr>
    </w:p>
    <w:p w14:paraId="217D31C0" w14:textId="575007A2" w:rsidR="00D46407" w:rsidRDefault="003A1066" w:rsidP="00D46407">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研究の目的</w:t>
      </w:r>
    </w:p>
    <w:p w14:paraId="23FAF035" w14:textId="0F6018C9" w:rsidR="007B1727" w:rsidRDefault="00CF04FD" w:rsidP="00B54820">
      <w:pPr>
        <w:ind w:firstLineChars="100" w:firstLine="210"/>
        <w:rPr>
          <w:rFonts w:ascii="ＭＳ 明朝" w:hAnsi="ＭＳ 明朝"/>
          <w:sz w:val="21"/>
          <w:szCs w:val="21"/>
        </w:rPr>
      </w:pPr>
      <w:r>
        <w:rPr>
          <w:rFonts w:ascii="ＭＳ 明朝" w:hAnsi="ＭＳ 明朝" w:hint="eastAsia"/>
          <w:sz w:val="21"/>
          <w:szCs w:val="21"/>
        </w:rPr>
        <w:t>あおさのりの抱える課題を解決するため、</w:t>
      </w:r>
      <w:r w:rsidR="00D905F6" w:rsidRPr="00D905F6">
        <w:rPr>
          <w:rFonts w:ascii="ＭＳ 明朝" w:hAnsi="ＭＳ 明朝" w:hint="eastAsia"/>
          <w:sz w:val="21"/>
          <w:szCs w:val="21"/>
        </w:rPr>
        <w:t>テラヘルツ波を用いたあおさのりの非破壊異物検査の検出精度と実用性の検証を目的とする。また、得られた知見による現場導入の可能性の検討も</w:t>
      </w:r>
      <w:r w:rsidR="00D905F6">
        <w:rPr>
          <w:rFonts w:ascii="ＭＳ 明朝" w:hAnsi="ＭＳ 明朝" w:hint="eastAsia"/>
          <w:sz w:val="21"/>
          <w:szCs w:val="21"/>
        </w:rPr>
        <w:t>あわせて</w:t>
      </w:r>
      <w:r w:rsidR="00D905F6" w:rsidRPr="00D905F6">
        <w:rPr>
          <w:rFonts w:ascii="ＭＳ 明朝" w:hAnsi="ＭＳ 明朝" w:hint="eastAsia"/>
          <w:sz w:val="21"/>
          <w:szCs w:val="21"/>
        </w:rPr>
        <w:t>行う。</w:t>
      </w:r>
    </w:p>
    <w:p w14:paraId="194016D2" w14:textId="7E2701C1" w:rsidR="00FD5172" w:rsidDel="00654D72" w:rsidRDefault="00FD5172" w:rsidP="00B54820">
      <w:pPr>
        <w:ind w:firstLineChars="100" w:firstLine="210"/>
        <w:rPr>
          <w:del w:id="0" w:author="板谷 年也【鈴鹿】" w:date="2026-01-20T22:14:00Z" w16du:dateUtc="2026-01-20T13:14:00Z"/>
          <w:rFonts w:ascii="ＭＳ 明朝" w:hAnsi="ＭＳ 明朝"/>
          <w:sz w:val="21"/>
          <w:szCs w:val="21"/>
        </w:rPr>
      </w:pPr>
      <w:r>
        <w:rPr>
          <w:rFonts w:ascii="ＭＳ 明朝" w:hAnsi="ＭＳ 明朝" w:hint="eastAsia"/>
          <w:sz w:val="21"/>
          <w:szCs w:val="21"/>
        </w:rPr>
        <w:t>本研究は二段階に分けて実施する。</w:t>
      </w:r>
    </w:p>
    <w:p w14:paraId="0E3F83B1" w14:textId="3678861E" w:rsidR="006F137F" w:rsidDel="00654D72" w:rsidRDefault="00345707" w:rsidP="00654D72">
      <w:pPr>
        <w:ind w:firstLineChars="100" w:firstLine="210"/>
        <w:rPr>
          <w:del w:id="1" w:author="板谷 年也【鈴鹿】" w:date="2026-01-20T22:14:00Z" w16du:dateUtc="2026-01-20T13:14:00Z"/>
          <w:rFonts w:ascii="ＭＳ 明朝" w:hAnsi="ＭＳ 明朝"/>
          <w:sz w:val="21"/>
          <w:szCs w:val="21"/>
        </w:rPr>
        <w:pPrChange w:id="2" w:author="板谷 年也【鈴鹿】" w:date="2026-01-20T22:14:00Z" w16du:dateUtc="2026-01-20T13:14:00Z">
          <w:pPr/>
        </w:pPrChange>
      </w:pPr>
      <w:del w:id="3" w:author="板谷 年也【鈴鹿】" w:date="2026-01-20T22:14:00Z" w16du:dateUtc="2026-01-20T13:14:00Z">
        <w:r w:rsidDel="00654D72">
          <w:rPr>
            <w:rFonts w:ascii="ＭＳ 明朝" w:hAnsi="ＭＳ 明朝" w:hint="eastAsia"/>
            <w:sz w:val="21"/>
            <w:szCs w:val="21"/>
          </w:rPr>
          <w:delText xml:space="preserve">　</w:delText>
        </w:r>
      </w:del>
      <w:r>
        <w:rPr>
          <w:rFonts w:ascii="ＭＳ 明朝" w:hAnsi="ＭＳ 明朝" w:hint="eastAsia"/>
          <w:sz w:val="21"/>
          <w:szCs w:val="21"/>
        </w:rPr>
        <w:t>研究の第一段階では、テラヘルツ波の各種特性や異物に対する透過率の測定を行う。あわせて既存の画像認識手法を簡易的に実装し、テラヘルツ波の特徴をこれと比較する。</w:t>
      </w:r>
    </w:p>
    <w:p w14:paraId="3D6E6E53" w14:textId="2E2F94DD" w:rsidR="00345707" w:rsidDel="00654D72" w:rsidRDefault="00345707" w:rsidP="00654D72">
      <w:pPr>
        <w:ind w:firstLineChars="100" w:firstLine="210"/>
        <w:rPr>
          <w:del w:id="4" w:author="板谷 年也【鈴鹿】" w:date="2026-01-20T22:14:00Z" w16du:dateUtc="2026-01-20T13:14:00Z"/>
          <w:rFonts w:ascii="ＭＳ 明朝" w:hAnsi="ＭＳ 明朝"/>
          <w:sz w:val="21"/>
          <w:szCs w:val="21"/>
        </w:rPr>
        <w:pPrChange w:id="5" w:author="板谷 年也【鈴鹿】" w:date="2026-01-20T22:14:00Z" w16du:dateUtc="2026-01-20T13:14:00Z">
          <w:pPr/>
        </w:pPrChange>
      </w:pPr>
      <w:del w:id="6" w:author="板谷 年也【鈴鹿】" w:date="2026-01-20T22:14:00Z" w16du:dateUtc="2026-01-20T13:14:00Z">
        <w:r w:rsidDel="00654D72">
          <w:rPr>
            <w:rFonts w:ascii="ＭＳ 明朝" w:hAnsi="ＭＳ 明朝" w:hint="eastAsia"/>
            <w:sz w:val="21"/>
            <w:szCs w:val="21"/>
          </w:rPr>
          <w:delText xml:space="preserve">　</w:delText>
        </w:r>
      </w:del>
      <w:r>
        <w:rPr>
          <w:rFonts w:ascii="ＭＳ 明朝" w:hAnsi="ＭＳ 明朝" w:hint="eastAsia"/>
          <w:sz w:val="21"/>
          <w:szCs w:val="21"/>
        </w:rPr>
        <w:t>研究の第二段階では、</w:t>
      </w:r>
      <w:r w:rsidR="00FD5172">
        <w:rPr>
          <w:rFonts w:ascii="ＭＳ 明朝" w:hAnsi="ＭＳ 明朝" w:hint="eastAsia"/>
          <w:sz w:val="21"/>
          <w:szCs w:val="21"/>
        </w:rPr>
        <w:t>テラヘルツ波を用いた検査機器を開発し、簡易的な異物検出システムの実装と、利用にあたっての評価を行う。</w:t>
      </w:r>
    </w:p>
    <w:p w14:paraId="46A1FDAA" w14:textId="3A015661" w:rsidR="00FD5172" w:rsidRDefault="00FD5172" w:rsidP="00654D72">
      <w:pPr>
        <w:ind w:firstLineChars="100" w:firstLine="210"/>
        <w:rPr>
          <w:rFonts w:ascii="ＭＳ 明朝" w:hAnsi="ＭＳ 明朝"/>
          <w:sz w:val="21"/>
          <w:szCs w:val="21"/>
        </w:rPr>
        <w:pPrChange w:id="7" w:author="板谷 年也【鈴鹿】" w:date="2026-01-20T22:14:00Z" w16du:dateUtc="2026-01-20T13:14:00Z">
          <w:pPr/>
        </w:pPrChange>
      </w:pPr>
      <w:del w:id="8" w:author="板谷 年也【鈴鹿】" w:date="2026-01-20T22:14:00Z" w16du:dateUtc="2026-01-20T13:14:00Z">
        <w:r w:rsidDel="00654D72">
          <w:rPr>
            <w:rFonts w:ascii="ＭＳ 明朝" w:hAnsi="ＭＳ 明朝" w:hint="eastAsia"/>
            <w:sz w:val="21"/>
            <w:szCs w:val="21"/>
          </w:rPr>
          <w:delText xml:space="preserve">　</w:delText>
        </w:r>
      </w:del>
      <w:r>
        <w:rPr>
          <w:rFonts w:ascii="ＭＳ 明朝" w:hAnsi="ＭＳ 明朝" w:hint="eastAsia"/>
          <w:sz w:val="21"/>
          <w:szCs w:val="21"/>
        </w:rPr>
        <w:t>以上を踏まえた上で、テラヘルツ波の実用性を総合的に判断し、研究目的の達成を目指す。</w:t>
      </w:r>
    </w:p>
    <w:p w14:paraId="1EF60B9E" w14:textId="3E733F12" w:rsidR="006F137F" w:rsidRPr="006F137F" w:rsidRDefault="002A7BF4" w:rsidP="006F137F">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画像認識による異物検出</w:t>
      </w:r>
    </w:p>
    <w:p w14:paraId="2F6A1865" w14:textId="77777777" w:rsidR="00F7556E" w:rsidDel="00F7556E" w:rsidRDefault="00271A5F" w:rsidP="00F7556E">
      <w:pPr>
        <w:ind w:firstLineChars="100" w:firstLine="210"/>
        <w:rPr>
          <w:del w:id="9" w:author="板谷 年也【鈴鹿】" w:date="2026-01-20T22:16:00Z" w16du:dateUtc="2026-01-20T13:16:00Z"/>
          <w:moveTo w:id="10" w:author="板谷 年也【鈴鹿】" w:date="2026-01-20T22:16:00Z" w16du:dateUtc="2026-01-20T13:16:00Z"/>
          <w:rFonts w:ascii="ＭＳ 明朝" w:hAnsi="ＭＳ 明朝"/>
          <w:sz w:val="21"/>
          <w:szCs w:val="21"/>
        </w:rPr>
      </w:pPr>
      <w:ins w:id="11" w:author="板谷 年也【鈴鹿】" w:date="2026-01-20T22:15:00Z" w16du:dateUtc="2026-01-20T13:15:00Z">
        <w:r>
          <w:rPr>
            <w:rFonts w:ascii="ＭＳ 明朝" w:hAnsi="ＭＳ 明朝" w:hint="eastAsia"/>
            <w:sz w:val="21"/>
            <w:szCs w:val="21"/>
          </w:rPr>
          <w:t>図１に開発した画像認識による異</w:t>
        </w:r>
        <w:proofErr w:type="gramStart"/>
        <w:r>
          <w:rPr>
            <w:rFonts w:ascii="ＭＳ 明朝" w:hAnsi="ＭＳ 明朝" w:hint="eastAsia"/>
            <w:sz w:val="21"/>
            <w:szCs w:val="21"/>
          </w:rPr>
          <w:t>物気</w:t>
        </w:r>
        <w:proofErr w:type="gramEnd"/>
        <w:r>
          <w:rPr>
            <w:rFonts w:ascii="ＭＳ 明朝" w:hAnsi="ＭＳ 明朝" w:hint="eastAsia"/>
            <w:sz w:val="21"/>
            <w:szCs w:val="21"/>
          </w:rPr>
          <w:t>検出システムを示す</w:t>
        </w:r>
      </w:ins>
      <w:del w:id="12" w:author="板谷 年也【鈴鹿】" w:date="2026-01-20T22:15:00Z" w16du:dateUtc="2026-01-20T13:15:00Z">
        <w:r w:rsidR="00AC1E7D" w:rsidDel="00271A5F">
          <w:rPr>
            <w:rFonts w:ascii="ＭＳ 明朝" w:hAnsi="ＭＳ 明朝" w:hint="eastAsia"/>
            <w:sz w:val="21"/>
            <w:szCs w:val="21"/>
          </w:rPr>
          <w:delText>検証のため図1で示されるシステムを開発した</w:delText>
        </w:r>
      </w:del>
      <w:r w:rsidR="00AC1E7D">
        <w:rPr>
          <w:rFonts w:ascii="ＭＳ 明朝" w:hAnsi="ＭＳ 明朝" w:hint="eastAsia"/>
          <w:sz w:val="21"/>
          <w:szCs w:val="21"/>
        </w:rPr>
        <w:t>。</w:t>
      </w:r>
      <w:r w:rsidR="000F3711">
        <w:rPr>
          <w:rFonts w:ascii="ＭＳ 明朝" w:hAnsi="ＭＳ 明朝" w:hint="eastAsia"/>
          <w:sz w:val="21"/>
          <w:szCs w:val="21"/>
        </w:rPr>
        <w:t>あおさのりをコピー用紙の上に厚さ5[mm]程度で配置し、異物としてM3ねじ、長辺が約1[cm]のプラスチック片を配置した際の検出の様子を確認する。</w:t>
      </w:r>
      <w:moveToRangeStart w:id="13" w:author="板谷 年也【鈴鹿】" w:date="2026-01-20T22:16:00Z" w:name="move219839802"/>
      <w:moveTo w:id="14" w:author="板谷 年也【鈴鹿】" w:date="2026-01-20T22:16:00Z" w16du:dateUtc="2026-01-20T13:16:00Z">
        <w:r w:rsidR="00F7556E">
          <w:rPr>
            <w:rFonts w:ascii="ＭＳ 明朝" w:hAnsi="ＭＳ 明朝" w:hint="eastAsia"/>
            <w:sz w:val="21"/>
            <w:szCs w:val="21"/>
          </w:rPr>
          <w:t>画像認識手法として、KIZKIアルゴリズム、VGG16モデル、</w:t>
        </w:r>
        <w:proofErr w:type="spellStart"/>
        <w:r w:rsidR="00F7556E">
          <w:rPr>
            <w:rFonts w:ascii="ＭＳ 明朝" w:hAnsi="ＭＳ 明朝" w:hint="eastAsia"/>
            <w:sz w:val="21"/>
            <w:szCs w:val="21"/>
          </w:rPr>
          <w:t>PatchCore</w:t>
        </w:r>
        <w:proofErr w:type="spellEnd"/>
        <w:r w:rsidR="00F7556E">
          <w:rPr>
            <w:rFonts w:ascii="ＭＳ 明朝" w:hAnsi="ＭＳ 明朝" w:hint="eastAsia"/>
            <w:sz w:val="21"/>
            <w:szCs w:val="21"/>
          </w:rPr>
          <w:t>モデルを用意し比較したところ、KIZKIアルゴリズムを使用したものが最も高解像度かつ、高精度な異物検出が可能であった。そのため、テラヘルツ波との比較の際はこれを基準とする。</w:t>
        </w:r>
      </w:moveTo>
    </w:p>
    <w:moveToRangeEnd w:id="13"/>
    <w:p w14:paraId="05AC0B77" w14:textId="1436A04E" w:rsidR="00D46407" w:rsidRPr="00F7556E" w:rsidRDefault="00D46407" w:rsidP="00F7556E">
      <w:pPr>
        <w:ind w:firstLineChars="100" w:firstLine="210"/>
        <w:rPr>
          <w:rFonts w:ascii="ＭＳ 明朝" w:hAnsi="ＭＳ 明朝"/>
          <w:sz w:val="21"/>
          <w:szCs w:val="21"/>
        </w:rPr>
      </w:pPr>
    </w:p>
    <w:p w14:paraId="34A68A13" w14:textId="3489EFB2" w:rsidR="00D82479" w:rsidRDefault="000F3711" w:rsidP="00D46407">
      <w:pPr>
        <w:rPr>
          <w:rFonts w:ascii="ＭＳ 明朝" w:hAnsi="ＭＳ 明朝"/>
          <w:sz w:val="21"/>
          <w:szCs w:val="21"/>
        </w:rPr>
      </w:pPr>
      <w:r>
        <w:rPr>
          <w:noProof/>
        </w:rPr>
        <w:drawing>
          <wp:inline distT="0" distB="0" distL="0" distR="0" wp14:anchorId="2ABD5682" wp14:editId="7110EBB4">
            <wp:extent cx="2924810" cy="1225397"/>
            <wp:effectExtent l="0" t="0" r="0" b="0"/>
            <wp:docPr id="421352077" name="図 2" descr="アイコン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52077" name="図 2" descr="アイコン が含まれている画像&#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4810" cy="1225397"/>
                    </a:xfrm>
                    <a:prstGeom prst="rect">
                      <a:avLst/>
                    </a:prstGeom>
                    <a:noFill/>
                    <a:ln>
                      <a:noFill/>
                    </a:ln>
                  </pic:spPr>
                </pic:pic>
              </a:graphicData>
            </a:graphic>
          </wp:inline>
        </w:drawing>
      </w:r>
    </w:p>
    <w:p w14:paraId="115CEA01" w14:textId="03A2831A" w:rsidR="000F3711" w:rsidRPr="004E5F9B" w:rsidRDefault="007719D5" w:rsidP="004E5F9B">
      <w:pPr>
        <w:jc w:val="center"/>
        <w:rPr>
          <w:rFonts w:ascii="ＭＳ 明朝" w:hAnsi="ＭＳ 明朝"/>
          <w:b/>
          <w:bCs/>
          <w:sz w:val="21"/>
          <w:szCs w:val="21"/>
        </w:rPr>
      </w:pPr>
      <w:r w:rsidRPr="004E5F9B">
        <w:rPr>
          <w:rFonts w:ascii="ＭＳ 明朝" w:hAnsi="ＭＳ 明朝" w:hint="eastAsia"/>
          <w:b/>
          <w:bCs/>
          <w:sz w:val="21"/>
          <w:szCs w:val="21"/>
        </w:rPr>
        <w:t>図1 画像認識での異物検出の概略図</w:t>
      </w:r>
    </w:p>
    <w:p w14:paraId="7AFA2CAD" w14:textId="03848326" w:rsidR="007719D5" w:rsidDel="00F7556E" w:rsidRDefault="007719D5" w:rsidP="006759F6">
      <w:pPr>
        <w:ind w:firstLineChars="100" w:firstLine="210"/>
        <w:rPr>
          <w:moveFrom w:id="15" w:author="板谷 年也【鈴鹿】" w:date="2026-01-20T22:16:00Z" w16du:dateUtc="2026-01-20T13:16:00Z"/>
          <w:rFonts w:ascii="ＭＳ 明朝" w:hAnsi="ＭＳ 明朝"/>
          <w:sz w:val="21"/>
          <w:szCs w:val="21"/>
        </w:rPr>
        <w:pPrChange w:id="16" w:author="板谷 年也【鈴鹿】" w:date="2026-01-20T22:12:00Z" w16du:dateUtc="2026-01-20T13:12:00Z">
          <w:pPr/>
        </w:pPrChange>
      </w:pPr>
      <w:r>
        <w:rPr>
          <w:rFonts w:ascii="ＭＳ 明朝" w:hAnsi="ＭＳ 明朝" w:hint="eastAsia"/>
          <w:sz w:val="21"/>
          <w:szCs w:val="21"/>
        </w:rPr>
        <w:t xml:space="preserve">　</w:t>
      </w:r>
      <w:moveFromRangeStart w:id="17" w:author="板谷 年也【鈴鹿】" w:date="2026-01-20T22:16:00Z" w:name="move219839802"/>
      <w:moveFrom w:id="18" w:author="板谷 年也【鈴鹿】" w:date="2026-01-20T22:16:00Z" w16du:dateUtc="2026-01-20T13:16:00Z">
        <w:r w:rsidDel="00F7556E">
          <w:rPr>
            <w:rFonts w:ascii="ＭＳ 明朝" w:hAnsi="ＭＳ 明朝" w:hint="eastAsia"/>
            <w:sz w:val="21"/>
            <w:szCs w:val="21"/>
          </w:rPr>
          <w:t>画像認識手法として、KIZKIアルゴリズム、VGG16モデル、PatchCoreモデルを用意し比較したところ、</w:t>
        </w:r>
        <w:r w:rsidR="00916129" w:rsidDel="00F7556E">
          <w:rPr>
            <w:rFonts w:ascii="ＭＳ 明朝" w:hAnsi="ＭＳ 明朝" w:hint="eastAsia"/>
            <w:sz w:val="21"/>
            <w:szCs w:val="21"/>
          </w:rPr>
          <w:t>KIZKIアルゴリズムを使用したものが最も高解像度かつ、高精度な異物検出が可能であった。そのため、テラヘルツ</w:t>
        </w:r>
        <w:r w:rsidR="00DF682A" w:rsidDel="00F7556E">
          <w:rPr>
            <w:rFonts w:ascii="ＭＳ 明朝" w:hAnsi="ＭＳ 明朝" w:hint="eastAsia"/>
            <w:sz w:val="21"/>
            <w:szCs w:val="21"/>
          </w:rPr>
          <w:t>波との比較の際は</w:t>
        </w:r>
        <w:r w:rsidR="004E5F9B" w:rsidDel="00F7556E">
          <w:rPr>
            <w:rFonts w:ascii="ＭＳ 明朝" w:hAnsi="ＭＳ 明朝" w:hint="eastAsia"/>
            <w:sz w:val="21"/>
            <w:szCs w:val="21"/>
          </w:rPr>
          <w:t>これを基準とする。</w:t>
        </w:r>
      </w:moveFrom>
    </w:p>
    <w:moveFromRangeEnd w:id="17"/>
    <w:p w14:paraId="5E53A34F" w14:textId="77777777" w:rsidR="004E5F9B" w:rsidRDefault="004E5F9B" w:rsidP="00D46407">
      <w:pPr>
        <w:rPr>
          <w:rFonts w:ascii="ＭＳ 明朝" w:hAnsi="ＭＳ 明朝"/>
          <w:sz w:val="21"/>
          <w:szCs w:val="21"/>
        </w:rPr>
      </w:pPr>
    </w:p>
    <w:p w14:paraId="04BC70E6" w14:textId="7A6BC140" w:rsidR="00D82479" w:rsidRPr="00D82479" w:rsidRDefault="004E5F9B" w:rsidP="00D82479">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テラヘルツ波</w:t>
      </w:r>
      <w:r w:rsidR="004C3DE1">
        <w:rPr>
          <w:rFonts w:ascii="ＭＳ ゴシック" w:eastAsia="ＭＳ ゴシック" w:hAnsi="ＭＳ ゴシック" w:hint="eastAsia"/>
          <w:b/>
          <w:bCs/>
          <w:sz w:val="21"/>
          <w:szCs w:val="21"/>
        </w:rPr>
        <w:t>による異物検出</w:t>
      </w:r>
    </w:p>
    <w:p w14:paraId="19CD4F91" w14:textId="78C9EA69" w:rsidR="0048563B" w:rsidRDefault="00EE0F00" w:rsidP="0048563B">
      <w:pPr>
        <w:ind w:firstLineChars="100" w:firstLine="210"/>
        <w:rPr>
          <w:rFonts w:ascii="ＭＳ 明朝" w:hAnsi="ＭＳ 明朝"/>
          <w:sz w:val="21"/>
          <w:szCs w:val="21"/>
        </w:rPr>
      </w:pPr>
      <w:r>
        <w:rPr>
          <w:rFonts w:ascii="ＭＳ 明朝" w:hAnsi="ＭＳ 明朝" w:hint="eastAsia"/>
          <w:sz w:val="21"/>
          <w:szCs w:val="21"/>
        </w:rPr>
        <w:t>テラヘルツ波の透過性の検証のため、被検査物質を固定した状態で複数の周波数での測定を行った。</w:t>
      </w:r>
      <w:r w:rsidR="00E80415">
        <w:rPr>
          <w:rFonts w:ascii="ＭＳ 明朝" w:hAnsi="ＭＳ 明朝" w:hint="eastAsia"/>
          <w:sz w:val="21"/>
          <w:szCs w:val="21"/>
        </w:rPr>
        <w:t>検証の様子は図2で示される。検査した項目については以下の通りである。</w:t>
      </w:r>
    </w:p>
    <w:p w14:paraId="11346505" w14:textId="6C57653D" w:rsidR="0048563B" w:rsidRPr="00EE0F00" w:rsidRDefault="0048563B" w:rsidP="0048563B">
      <w:pPr>
        <w:rPr>
          <w:sz w:val="21"/>
          <w:szCs w:val="21"/>
        </w:rPr>
      </w:pPr>
      <w:r w:rsidRPr="00EE0F00">
        <w:rPr>
          <w:rFonts w:hint="eastAsia"/>
          <w:sz w:val="21"/>
          <w:szCs w:val="21"/>
        </w:rPr>
        <w:t>・発振デバイスと検出デバイス間の距離</w:t>
      </w:r>
    </w:p>
    <w:p w14:paraId="2AC47885" w14:textId="40886E9D" w:rsidR="0048563B" w:rsidRPr="00EE0F00" w:rsidRDefault="0048563B" w:rsidP="0048563B">
      <w:pPr>
        <w:rPr>
          <w:sz w:val="21"/>
          <w:szCs w:val="21"/>
        </w:rPr>
      </w:pPr>
      <w:r w:rsidRPr="00EE0F00">
        <w:rPr>
          <w:rFonts w:hint="eastAsia"/>
          <w:sz w:val="21"/>
          <w:szCs w:val="21"/>
        </w:rPr>
        <w:t>・レンズの有無</w:t>
      </w:r>
    </w:p>
    <w:p w14:paraId="50DA8500" w14:textId="4BB85447" w:rsidR="0048563B" w:rsidRPr="00EE0F00" w:rsidRDefault="0048563B" w:rsidP="0048563B">
      <w:pPr>
        <w:rPr>
          <w:sz w:val="21"/>
          <w:szCs w:val="21"/>
        </w:rPr>
      </w:pPr>
      <w:r w:rsidRPr="00EE0F00">
        <w:rPr>
          <w:rFonts w:hint="eastAsia"/>
          <w:sz w:val="21"/>
          <w:szCs w:val="21"/>
        </w:rPr>
        <w:t>・各種物質に対する検証</w:t>
      </w:r>
    </w:p>
    <w:p w14:paraId="26526602" w14:textId="73FAC651" w:rsidR="0048563B" w:rsidRPr="00EE0F00" w:rsidRDefault="0048563B" w:rsidP="0048563B">
      <w:pPr>
        <w:rPr>
          <w:sz w:val="21"/>
          <w:szCs w:val="21"/>
        </w:rPr>
      </w:pPr>
      <w:r w:rsidRPr="00EE0F00">
        <w:rPr>
          <w:rFonts w:hint="eastAsia"/>
          <w:sz w:val="21"/>
          <w:szCs w:val="21"/>
        </w:rPr>
        <w:t xml:space="preserve">　（土台素材、あおさのり、異物）</w:t>
      </w:r>
    </w:p>
    <w:p w14:paraId="2888AAB2" w14:textId="271E23F9" w:rsidR="00D46407" w:rsidRDefault="00AC08C9" w:rsidP="00D46407">
      <w:pPr>
        <w:rPr>
          <w:rFonts w:ascii="ＭＳ 明朝" w:hAnsi="ＭＳ 明朝"/>
          <w:sz w:val="21"/>
          <w:szCs w:val="21"/>
        </w:rPr>
      </w:pPr>
      <w:r>
        <w:rPr>
          <w:noProof/>
        </w:rPr>
        <w:lastRenderedPageBreak/>
        <w:drawing>
          <wp:inline distT="0" distB="0" distL="0" distR="0" wp14:anchorId="4A56C26D" wp14:editId="6BFFD22D">
            <wp:extent cx="2924810" cy="1814198"/>
            <wp:effectExtent l="19050" t="19050" r="27940" b="14605"/>
            <wp:docPr id="776738045" name="図 2" descr="アイコン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38045" name="図 2" descr="アイコン が含まれている画像&#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924810" cy="1814198"/>
                    </a:xfrm>
                    <a:prstGeom prst="rect">
                      <a:avLst/>
                    </a:prstGeom>
                    <a:noFill/>
                    <a:ln w="6350">
                      <a:solidFill>
                        <a:schemeClr val="tx1"/>
                      </a:solidFill>
                    </a:ln>
                  </pic:spPr>
                </pic:pic>
              </a:graphicData>
            </a:graphic>
          </wp:inline>
        </w:drawing>
      </w:r>
    </w:p>
    <w:p w14:paraId="62860D2F" w14:textId="01D3F6DF" w:rsidR="00D46407" w:rsidRPr="00AC08C9" w:rsidRDefault="00AC08C9" w:rsidP="00A921FD">
      <w:pPr>
        <w:jc w:val="center"/>
        <w:rPr>
          <w:rFonts w:ascii="ＭＳ 明朝" w:hAnsi="ＭＳ 明朝"/>
          <w:b/>
          <w:bCs/>
          <w:sz w:val="21"/>
          <w:szCs w:val="21"/>
        </w:rPr>
      </w:pPr>
      <w:r w:rsidRPr="00AC08C9">
        <w:rPr>
          <w:rFonts w:ascii="ＭＳ 明朝" w:hAnsi="ＭＳ 明朝" w:hint="eastAsia"/>
          <w:b/>
          <w:bCs/>
          <w:sz w:val="21"/>
          <w:szCs w:val="21"/>
        </w:rPr>
        <w:t>図2 テラヘルツ波での検査システムの概略図</w:t>
      </w:r>
    </w:p>
    <w:p w14:paraId="2E896F23" w14:textId="77777777" w:rsidR="00D338AF" w:rsidRDefault="00AC08C9" w:rsidP="00D46407">
      <w:pPr>
        <w:rPr>
          <w:ins w:id="19" w:author="板谷 年也【鈴鹿】" w:date="2026-01-20T22:11:00Z" w16du:dateUtc="2026-01-20T13:11:00Z"/>
          <w:rFonts w:ascii="ＭＳ 明朝" w:hAnsi="ＭＳ 明朝"/>
          <w:sz w:val="21"/>
          <w:szCs w:val="21"/>
        </w:rPr>
      </w:pPr>
      <w:r>
        <w:rPr>
          <w:rFonts w:ascii="ＭＳ 明朝" w:hAnsi="ＭＳ 明朝" w:hint="eastAsia"/>
          <w:sz w:val="21"/>
          <w:szCs w:val="21"/>
        </w:rPr>
        <w:t xml:space="preserve">　</w:t>
      </w:r>
    </w:p>
    <w:p w14:paraId="6DAD2E10" w14:textId="49F09B7A" w:rsidR="00D46407" w:rsidRDefault="00AC08C9" w:rsidP="00D338AF">
      <w:pPr>
        <w:ind w:firstLineChars="100" w:firstLine="210"/>
        <w:rPr>
          <w:rFonts w:ascii="ＭＳ 明朝" w:hAnsi="ＭＳ 明朝"/>
          <w:sz w:val="21"/>
          <w:szCs w:val="21"/>
        </w:rPr>
        <w:pPrChange w:id="20" w:author="板谷 年也【鈴鹿】" w:date="2026-01-20T22:11:00Z" w16du:dateUtc="2026-01-20T13:11:00Z">
          <w:pPr/>
        </w:pPrChange>
      </w:pPr>
      <w:r>
        <w:rPr>
          <w:rFonts w:ascii="ＭＳ 明朝" w:hAnsi="ＭＳ 明朝" w:hint="eastAsia"/>
          <w:sz w:val="21"/>
          <w:szCs w:val="21"/>
        </w:rPr>
        <w:t>検証の結果、</w:t>
      </w:r>
      <w:r w:rsidR="00D36F71">
        <w:rPr>
          <w:rFonts w:ascii="ＭＳ 明朝" w:hAnsi="ＭＳ 明朝" w:hint="eastAsia"/>
          <w:sz w:val="21"/>
          <w:szCs w:val="21"/>
        </w:rPr>
        <w:t>テラヘルツ波を使用した検査機器では以下</w:t>
      </w:r>
      <w:r w:rsidR="00A25FA9">
        <w:rPr>
          <w:rFonts w:ascii="ＭＳ 明朝" w:hAnsi="ＭＳ 明朝" w:hint="eastAsia"/>
          <w:sz w:val="21"/>
          <w:szCs w:val="21"/>
        </w:rPr>
        <w:t>の</w:t>
      </w:r>
      <w:r w:rsidR="00D36F71">
        <w:rPr>
          <w:rFonts w:ascii="ＭＳ 明朝" w:hAnsi="ＭＳ 明朝" w:hint="eastAsia"/>
          <w:sz w:val="21"/>
          <w:szCs w:val="21"/>
        </w:rPr>
        <w:t>条件</w:t>
      </w:r>
      <w:r w:rsidR="00A25FA9">
        <w:rPr>
          <w:rFonts w:ascii="ＭＳ 明朝" w:hAnsi="ＭＳ 明朝" w:hint="eastAsia"/>
          <w:sz w:val="21"/>
          <w:szCs w:val="21"/>
        </w:rPr>
        <w:t>が好ましいと</w:t>
      </w:r>
      <w:r w:rsidR="00D36F71">
        <w:rPr>
          <w:rFonts w:ascii="ＭＳ 明朝" w:hAnsi="ＭＳ 明朝" w:hint="eastAsia"/>
          <w:sz w:val="21"/>
          <w:szCs w:val="21"/>
        </w:rPr>
        <w:t>判明した。</w:t>
      </w:r>
    </w:p>
    <w:p w14:paraId="611BF2BD" w14:textId="5CC73A57" w:rsidR="00D36F71" w:rsidRDefault="00D36F71" w:rsidP="00D46407">
      <w:pPr>
        <w:rPr>
          <w:rFonts w:ascii="ＭＳ 明朝" w:hAnsi="ＭＳ 明朝"/>
          <w:sz w:val="21"/>
          <w:szCs w:val="21"/>
        </w:rPr>
      </w:pPr>
      <w:r>
        <w:rPr>
          <w:rFonts w:ascii="ＭＳ 明朝" w:hAnsi="ＭＳ 明朝" w:hint="eastAsia"/>
          <w:sz w:val="21"/>
          <w:szCs w:val="21"/>
        </w:rPr>
        <w:t>・</w:t>
      </w:r>
      <w:r w:rsidR="00A25FA9">
        <w:rPr>
          <w:rFonts w:ascii="ＭＳ 明朝" w:hAnsi="ＭＳ 明朝" w:hint="eastAsia"/>
          <w:sz w:val="21"/>
          <w:szCs w:val="21"/>
        </w:rPr>
        <w:t>デバイス間距離 : 20[mm]</w:t>
      </w:r>
    </w:p>
    <w:p w14:paraId="04529017" w14:textId="6962741D" w:rsidR="00A25FA9" w:rsidRDefault="00A25FA9" w:rsidP="00D46407">
      <w:pPr>
        <w:rPr>
          <w:rFonts w:ascii="ＭＳ 明朝" w:hAnsi="ＭＳ 明朝"/>
          <w:sz w:val="21"/>
          <w:szCs w:val="21"/>
        </w:rPr>
      </w:pPr>
      <w:r>
        <w:rPr>
          <w:rFonts w:ascii="ＭＳ 明朝" w:hAnsi="ＭＳ 明朝" w:hint="eastAsia"/>
          <w:sz w:val="21"/>
          <w:szCs w:val="21"/>
        </w:rPr>
        <w:t>・レンズ : 使用</w:t>
      </w:r>
    </w:p>
    <w:p w14:paraId="7AF06D6D" w14:textId="22914924" w:rsidR="00A25FA9" w:rsidDel="00D338AF" w:rsidRDefault="00A25FA9" w:rsidP="00D46407">
      <w:pPr>
        <w:rPr>
          <w:del w:id="21" w:author="板谷 年也【鈴鹿】" w:date="2026-01-20T22:11:00Z" w16du:dateUtc="2026-01-20T13:11:00Z"/>
          <w:rFonts w:ascii="ＭＳ 明朝" w:hAnsi="ＭＳ 明朝"/>
          <w:sz w:val="21"/>
          <w:szCs w:val="21"/>
        </w:rPr>
      </w:pPr>
      <w:r>
        <w:rPr>
          <w:rFonts w:ascii="ＭＳ 明朝" w:hAnsi="ＭＳ 明朝" w:hint="eastAsia"/>
          <w:sz w:val="21"/>
          <w:szCs w:val="21"/>
        </w:rPr>
        <w:t>・発振デバイス電圧</w:t>
      </w:r>
      <w:r w:rsidR="00662080">
        <w:rPr>
          <w:rFonts w:ascii="ＭＳ 明朝" w:hAnsi="ＭＳ 明朝" w:hint="eastAsia"/>
          <w:sz w:val="21"/>
          <w:szCs w:val="21"/>
        </w:rPr>
        <w:t>（</w:t>
      </w:r>
      <w:r>
        <w:rPr>
          <w:rFonts w:ascii="ＭＳ 明朝" w:hAnsi="ＭＳ 明朝" w:hint="eastAsia"/>
          <w:sz w:val="21"/>
          <w:szCs w:val="21"/>
        </w:rPr>
        <w:t>周波数に対応) : 0.44[V]</w:t>
      </w:r>
    </w:p>
    <w:p w14:paraId="48DB57D6" w14:textId="77777777" w:rsidR="00A25FA9" w:rsidRDefault="00A25FA9" w:rsidP="00D46407">
      <w:pPr>
        <w:rPr>
          <w:rFonts w:ascii="ＭＳ 明朝" w:hAnsi="ＭＳ 明朝" w:hint="eastAsia"/>
          <w:sz w:val="21"/>
          <w:szCs w:val="21"/>
        </w:rPr>
      </w:pPr>
    </w:p>
    <w:p w14:paraId="316FB7D0" w14:textId="67D158FA" w:rsidR="00A25FA9" w:rsidDel="006759F6" w:rsidRDefault="002338E3" w:rsidP="00D46407">
      <w:pPr>
        <w:rPr>
          <w:del w:id="22" w:author="板谷 年也【鈴鹿】" w:date="2026-01-20T22:13:00Z" w16du:dateUtc="2026-01-20T13:13:00Z"/>
          <w:rFonts w:ascii="ＭＳ 明朝" w:hAnsi="ＭＳ 明朝"/>
          <w:sz w:val="21"/>
          <w:szCs w:val="21"/>
        </w:rPr>
      </w:pPr>
      <w:r>
        <w:rPr>
          <w:rFonts w:ascii="ＭＳ 明朝" w:hAnsi="ＭＳ 明朝" w:hint="eastAsia"/>
          <w:sz w:val="21"/>
          <w:szCs w:val="21"/>
        </w:rPr>
        <w:t xml:space="preserve">　一方、検証によって通常のあおさのりの異物検出が困難であることが確認できた。そこで、実際の検査ラインでも検査されている粉末あおさのりに着目した</w:t>
      </w:r>
      <w:r w:rsidR="00327EBA" w:rsidRPr="00327EBA">
        <w:rPr>
          <w:rFonts w:ascii="ＭＳ 明朝" w:hAnsi="ＭＳ 明朝" w:hint="eastAsia"/>
          <w:sz w:val="21"/>
          <w:szCs w:val="21"/>
          <w:vertAlign w:val="superscript"/>
        </w:rPr>
        <w:t>[2]</w:t>
      </w:r>
      <w:r>
        <w:rPr>
          <w:rFonts w:ascii="ＭＳ 明朝" w:hAnsi="ＭＳ 明朝" w:hint="eastAsia"/>
          <w:sz w:val="21"/>
          <w:szCs w:val="21"/>
        </w:rPr>
        <w:t>。</w:t>
      </w:r>
    </w:p>
    <w:p w14:paraId="00217D71" w14:textId="20AF01E1" w:rsidR="002338E3" w:rsidRDefault="002338E3" w:rsidP="00D46407">
      <w:pPr>
        <w:rPr>
          <w:rFonts w:ascii="ＭＳ 明朝" w:hAnsi="ＭＳ 明朝"/>
          <w:sz w:val="21"/>
          <w:szCs w:val="21"/>
        </w:rPr>
      </w:pPr>
      <w:del w:id="23" w:author="板谷 年也【鈴鹿】" w:date="2026-01-20T22:13:00Z" w16du:dateUtc="2026-01-20T13:13:00Z">
        <w:r w:rsidDel="006759F6">
          <w:rPr>
            <w:rFonts w:ascii="ＭＳ 明朝" w:hAnsi="ＭＳ 明朝" w:hint="eastAsia"/>
            <w:sz w:val="21"/>
            <w:szCs w:val="21"/>
          </w:rPr>
          <w:delText xml:space="preserve">　</w:delText>
        </w:r>
      </w:del>
      <w:r w:rsidR="00320706">
        <w:rPr>
          <w:rFonts w:ascii="ＭＳ 明朝" w:hAnsi="ＭＳ 明朝" w:hint="eastAsia"/>
          <w:sz w:val="21"/>
          <w:szCs w:val="21"/>
        </w:rPr>
        <w:t>そこで、トレーに粉末あおさのりを配置し、開発した検査機器を稼働させる検証を行った。</w:t>
      </w:r>
      <w:r w:rsidR="00F97D8A">
        <w:rPr>
          <w:rFonts w:ascii="ＭＳ 明朝" w:hAnsi="ＭＳ 明朝" w:hint="eastAsia"/>
          <w:sz w:val="21"/>
          <w:szCs w:val="21"/>
        </w:rPr>
        <w:t>検証の様子は図3で示される。</w:t>
      </w:r>
    </w:p>
    <w:p w14:paraId="7C0F8B1B" w14:textId="545CE10A" w:rsidR="00F97D8A" w:rsidRDefault="00F50914" w:rsidP="00D46407">
      <w:pPr>
        <w:rPr>
          <w:rFonts w:ascii="ＭＳ 明朝" w:hAnsi="ＭＳ 明朝"/>
          <w:sz w:val="21"/>
          <w:szCs w:val="21"/>
        </w:rPr>
      </w:pPr>
      <w:r>
        <w:rPr>
          <w:noProof/>
        </w:rPr>
        <w:drawing>
          <wp:inline distT="0" distB="0" distL="0" distR="0" wp14:anchorId="0A323246" wp14:editId="6586E25C">
            <wp:extent cx="2924810" cy="1674403"/>
            <wp:effectExtent l="19050" t="19050" r="8890" b="21590"/>
            <wp:docPr id="758944998" name="図 6"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44998" name="図 6" descr="ダイアグラム&#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924810" cy="1674403"/>
                    </a:xfrm>
                    <a:prstGeom prst="rect">
                      <a:avLst/>
                    </a:prstGeom>
                    <a:noFill/>
                    <a:ln w="6350">
                      <a:solidFill>
                        <a:schemeClr val="tx1"/>
                      </a:solidFill>
                    </a:ln>
                  </pic:spPr>
                </pic:pic>
              </a:graphicData>
            </a:graphic>
          </wp:inline>
        </w:drawing>
      </w:r>
    </w:p>
    <w:p w14:paraId="0C61604B" w14:textId="5F06EB61" w:rsidR="00F97D8A" w:rsidRPr="00F50914" w:rsidRDefault="00F50914" w:rsidP="00F50914">
      <w:pPr>
        <w:jc w:val="center"/>
        <w:rPr>
          <w:rFonts w:ascii="ＭＳ 明朝" w:hAnsi="ＭＳ 明朝"/>
          <w:b/>
          <w:bCs/>
          <w:sz w:val="21"/>
          <w:szCs w:val="21"/>
        </w:rPr>
      </w:pPr>
      <w:r w:rsidRPr="00F50914">
        <w:rPr>
          <w:rFonts w:ascii="ＭＳ 明朝" w:hAnsi="ＭＳ 明朝" w:hint="eastAsia"/>
          <w:b/>
          <w:bCs/>
          <w:sz w:val="21"/>
          <w:szCs w:val="21"/>
        </w:rPr>
        <w:t>図3 検査機器を稼働させる実験の概略図</w:t>
      </w:r>
    </w:p>
    <w:p w14:paraId="36459FEF" w14:textId="77777777" w:rsidR="00D338AF" w:rsidRDefault="00F50914" w:rsidP="00D46407">
      <w:pPr>
        <w:rPr>
          <w:ins w:id="24" w:author="板谷 年也【鈴鹿】" w:date="2026-01-20T22:11:00Z" w16du:dateUtc="2026-01-20T13:11:00Z"/>
          <w:rFonts w:ascii="ＭＳ 明朝" w:hAnsi="ＭＳ 明朝"/>
          <w:sz w:val="21"/>
          <w:szCs w:val="21"/>
        </w:rPr>
      </w:pPr>
      <w:r>
        <w:rPr>
          <w:rFonts w:ascii="ＭＳ 明朝" w:hAnsi="ＭＳ 明朝" w:hint="eastAsia"/>
          <w:sz w:val="21"/>
          <w:szCs w:val="21"/>
        </w:rPr>
        <w:t xml:space="preserve">　</w:t>
      </w:r>
    </w:p>
    <w:p w14:paraId="148229D5" w14:textId="1AD9F2D5" w:rsidR="00F50914" w:rsidDel="00E64412" w:rsidRDefault="00F50914" w:rsidP="00D46407">
      <w:pPr>
        <w:rPr>
          <w:del w:id="25" w:author="板谷 年也【鈴鹿】" w:date="2026-01-20T22:11:00Z" w16du:dateUtc="2026-01-20T13:11:00Z"/>
          <w:rFonts w:ascii="ＭＳ 明朝" w:hAnsi="ＭＳ 明朝"/>
          <w:sz w:val="21"/>
          <w:szCs w:val="21"/>
        </w:rPr>
      </w:pPr>
      <w:r>
        <w:rPr>
          <w:rFonts w:ascii="ＭＳ 明朝" w:hAnsi="ＭＳ 明朝" w:hint="eastAsia"/>
          <w:sz w:val="21"/>
          <w:szCs w:val="21"/>
        </w:rPr>
        <w:t>検証の結果、粉末あおさのりであれば</w:t>
      </w:r>
      <w:r w:rsidR="00E42151">
        <w:rPr>
          <w:rFonts w:ascii="ＭＳ 明朝" w:hAnsi="ＭＳ 明朝" w:hint="eastAsia"/>
          <w:sz w:val="21"/>
          <w:szCs w:val="21"/>
        </w:rPr>
        <w:t>十分テラヘルツ波の受信強度を確保でき、前の検証の結果と比較しても、異物混入時の検知が可能であると判断できる。</w:t>
      </w:r>
    </w:p>
    <w:p w14:paraId="4919A9EF" w14:textId="77777777" w:rsidR="00D068DC" w:rsidDel="00D338AF" w:rsidRDefault="00D068DC" w:rsidP="00D46407">
      <w:pPr>
        <w:rPr>
          <w:del w:id="26" w:author="板谷 年也【鈴鹿】" w:date="2026-01-20T22:11:00Z" w16du:dateUtc="2026-01-20T13:11:00Z"/>
          <w:rFonts w:ascii="ＭＳ 明朝" w:hAnsi="ＭＳ 明朝" w:hint="eastAsia"/>
          <w:sz w:val="21"/>
          <w:szCs w:val="21"/>
        </w:rPr>
      </w:pPr>
    </w:p>
    <w:p w14:paraId="09FBED8C" w14:textId="77777777" w:rsidR="00E64412" w:rsidRDefault="00D068DC" w:rsidP="00E64412">
      <w:pPr>
        <w:ind w:firstLineChars="150" w:firstLine="315"/>
        <w:rPr>
          <w:moveTo w:id="27" w:author="板谷 年也【鈴鹿】" w:date="2026-01-20T22:11:00Z" w16du:dateUtc="2026-01-20T13:11:00Z"/>
          <w:rFonts w:ascii="ＭＳ 明朝" w:hAnsi="ＭＳ 明朝"/>
          <w:sz w:val="21"/>
          <w:szCs w:val="21"/>
        </w:rPr>
      </w:pPr>
      <w:del w:id="28" w:author="板谷 年也【鈴鹿】" w:date="2026-01-20T22:11:00Z" w16du:dateUtc="2026-01-20T13:11:00Z">
        <w:r w:rsidDel="00D338AF">
          <w:rPr>
            <w:rFonts w:ascii="ＭＳ 明朝" w:hAnsi="ＭＳ 明朝" w:hint="eastAsia"/>
            <w:sz w:val="21"/>
            <w:szCs w:val="21"/>
          </w:rPr>
          <w:delText xml:space="preserve">　</w:delText>
        </w:r>
      </w:del>
      <w:r w:rsidR="00E66313">
        <w:rPr>
          <w:rFonts w:ascii="ＭＳ 明朝" w:hAnsi="ＭＳ 明朝" w:hint="eastAsia"/>
          <w:sz w:val="21"/>
          <w:szCs w:val="21"/>
        </w:rPr>
        <w:t>以上の検証結果を基に、簡易的に検査現場を模した、図4の検査機器を開発した。</w:t>
      </w:r>
      <w:moveToRangeStart w:id="29" w:author="板谷 年也【鈴鹿】" w:date="2026-01-20T22:11:00Z" w:name="move219839529"/>
      <w:moveTo w:id="30" w:author="板谷 年也【鈴鹿】" w:date="2026-01-20T22:11:00Z" w16du:dateUtc="2026-01-20T13:11:00Z">
        <w:r w:rsidR="00E64412">
          <w:rPr>
            <w:rFonts w:ascii="ＭＳ 明朝" w:hAnsi="ＭＳ 明朝" w:hint="eastAsia"/>
            <w:sz w:val="21"/>
            <w:szCs w:val="21"/>
          </w:rPr>
          <w:t>検査の様子がユーザーに視覚的に分かり</w:t>
        </w:r>
        <w:r w:rsidR="00E64412">
          <w:rPr>
            <w:rFonts w:ascii="ＭＳ 明朝" w:hAnsi="ＭＳ 明朝" w:hint="eastAsia"/>
            <w:sz w:val="21"/>
            <w:szCs w:val="21"/>
          </w:rPr>
          <w:t>やすくなるよう、PythonでGUIのアプリケーションも開発した。</w:t>
        </w:r>
      </w:moveTo>
    </w:p>
    <w:moveToRangeEnd w:id="29"/>
    <w:p w14:paraId="235F59E8" w14:textId="20D4CF6E" w:rsidR="00D068DC" w:rsidRPr="00E64412" w:rsidRDefault="00D068DC" w:rsidP="00D46407">
      <w:pPr>
        <w:rPr>
          <w:rFonts w:ascii="ＭＳ 明朝" w:hAnsi="ＭＳ 明朝"/>
          <w:sz w:val="21"/>
          <w:szCs w:val="21"/>
        </w:rPr>
      </w:pPr>
    </w:p>
    <w:p w14:paraId="452B290E" w14:textId="1811AF15" w:rsidR="00E66313" w:rsidRPr="00E66313" w:rsidRDefault="004F019A" w:rsidP="00D46407">
      <w:pPr>
        <w:rPr>
          <w:rFonts w:ascii="ＭＳ 明朝" w:hAnsi="ＭＳ 明朝"/>
          <w:sz w:val="21"/>
          <w:szCs w:val="21"/>
        </w:rPr>
      </w:pPr>
      <w:r>
        <w:rPr>
          <w:noProof/>
        </w:rPr>
        <w:drawing>
          <wp:inline distT="0" distB="0" distL="0" distR="0" wp14:anchorId="79767B63" wp14:editId="4B22129B">
            <wp:extent cx="2924810" cy="2193262"/>
            <wp:effectExtent l="19050" t="19050" r="8890" b="17145"/>
            <wp:docPr id="1650157291" name="図 6" descr="机の上に置いている様々な電子機器&#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7291" name="図 6" descr="机の上に置いている様々な電子機器&#10;&#10;AI 生成コンテンツは誤りを含む可能性があります。"/>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924810" cy="2193262"/>
                    </a:xfrm>
                    <a:prstGeom prst="rect">
                      <a:avLst/>
                    </a:prstGeom>
                    <a:noFill/>
                    <a:ln w="6350">
                      <a:solidFill>
                        <a:schemeClr val="tx1"/>
                      </a:solidFill>
                    </a:ln>
                  </pic:spPr>
                </pic:pic>
              </a:graphicData>
            </a:graphic>
          </wp:inline>
        </w:drawing>
      </w:r>
    </w:p>
    <w:p w14:paraId="7F34DFC0" w14:textId="4B1BD69C" w:rsidR="00D46407" w:rsidRPr="004F019A" w:rsidRDefault="00A921FD" w:rsidP="00A921FD">
      <w:pPr>
        <w:jc w:val="center"/>
        <w:rPr>
          <w:rFonts w:ascii="ＭＳ 明朝" w:hAnsi="ＭＳ 明朝"/>
          <w:b/>
          <w:bCs/>
          <w:sz w:val="21"/>
          <w:szCs w:val="21"/>
        </w:rPr>
      </w:pPr>
      <w:r w:rsidRPr="004F019A">
        <w:rPr>
          <w:rFonts w:ascii="ＭＳ 明朝" w:hAnsi="ＭＳ 明朝" w:hint="eastAsia"/>
          <w:b/>
          <w:bCs/>
          <w:sz w:val="21"/>
          <w:szCs w:val="21"/>
        </w:rPr>
        <w:t>図</w:t>
      </w:r>
      <w:r w:rsidR="004F019A" w:rsidRPr="004F019A">
        <w:rPr>
          <w:rFonts w:ascii="ＭＳ 明朝" w:hAnsi="ＭＳ 明朝" w:hint="eastAsia"/>
          <w:b/>
          <w:bCs/>
          <w:sz w:val="21"/>
          <w:szCs w:val="21"/>
        </w:rPr>
        <w:t>4 開発した検査機器</w:t>
      </w:r>
    </w:p>
    <w:p w14:paraId="769CAC24" w14:textId="1D6D56F3" w:rsidR="00D46407" w:rsidDel="00E64412" w:rsidRDefault="004F019A" w:rsidP="00D338AF">
      <w:pPr>
        <w:ind w:firstLineChars="150" w:firstLine="315"/>
        <w:rPr>
          <w:moveFrom w:id="31" w:author="板谷 年也【鈴鹿】" w:date="2026-01-20T22:11:00Z" w16du:dateUtc="2026-01-20T13:11:00Z"/>
          <w:rFonts w:ascii="ＭＳ 明朝" w:hAnsi="ＭＳ 明朝" w:hint="eastAsia"/>
          <w:sz w:val="21"/>
          <w:szCs w:val="21"/>
        </w:rPr>
        <w:pPrChange w:id="32" w:author="板谷 年也【鈴鹿】" w:date="2026-01-20T22:11:00Z" w16du:dateUtc="2026-01-20T13:11:00Z">
          <w:pPr/>
        </w:pPrChange>
      </w:pPr>
      <w:r>
        <w:rPr>
          <w:rFonts w:ascii="ＭＳ 明朝" w:hAnsi="ＭＳ 明朝" w:hint="eastAsia"/>
          <w:sz w:val="21"/>
          <w:szCs w:val="21"/>
        </w:rPr>
        <w:t xml:space="preserve">　</w:t>
      </w:r>
      <w:moveFromRangeStart w:id="33" w:author="板谷 年也【鈴鹿】" w:date="2026-01-20T22:11:00Z" w:name="move219839529"/>
      <w:moveFrom w:id="34" w:author="板谷 年也【鈴鹿】" w:date="2026-01-20T22:11:00Z" w16du:dateUtc="2026-01-20T13:11:00Z">
        <w:r w:rsidDel="00E64412">
          <w:rPr>
            <w:rFonts w:ascii="ＭＳ 明朝" w:hAnsi="ＭＳ 明朝" w:hint="eastAsia"/>
            <w:sz w:val="21"/>
            <w:szCs w:val="21"/>
          </w:rPr>
          <w:t>検査の様子がユーザーに視覚的に分かりやすくなるよう、PythonでGUIのアプリケーションも開発した。</w:t>
        </w:r>
      </w:moveFrom>
    </w:p>
    <w:moveFromRangeEnd w:id="33"/>
    <w:p w14:paraId="6ABEADFD" w14:textId="77777777" w:rsidR="00A858E2" w:rsidRDefault="00A858E2" w:rsidP="00B54820">
      <w:pPr>
        <w:rPr>
          <w:rFonts w:ascii="ＭＳ 明朝" w:hAnsi="ＭＳ 明朝" w:hint="eastAsia"/>
          <w:sz w:val="21"/>
          <w:szCs w:val="21"/>
        </w:rPr>
      </w:pPr>
    </w:p>
    <w:p w14:paraId="11E2841A" w14:textId="547A7E50" w:rsidR="00D46407" w:rsidRPr="00E35030" w:rsidRDefault="002A6FCE" w:rsidP="00E35030">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考察・今後の展望</w:t>
      </w:r>
    </w:p>
    <w:p w14:paraId="6B55D7AB" w14:textId="7B9B9D94" w:rsidR="00BF0CE9" w:rsidDel="006759F6" w:rsidRDefault="002A6FCE" w:rsidP="00BF0CE9">
      <w:pPr>
        <w:ind w:firstLineChars="100" w:firstLine="210"/>
        <w:rPr>
          <w:del w:id="35" w:author="板谷 年也【鈴鹿】" w:date="2026-01-20T22:13:00Z" w16du:dateUtc="2026-01-20T13:13:00Z"/>
          <w:rFonts w:ascii="ＭＳ 明朝" w:hAnsi="ＭＳ 明朝" w:hint="eastAsia"/>
          <w:sz w:val="21"/>
          <w:szCs w:val="21"/>
        </w:rPr>
      </w:pPr>
      <w:r>
        <w:rPr>
          <w:rFonts w:ascii="ＭＳ 明朝" w:hAnsi="ＭＳ 明朝" w:hint="eastAsia"/>
          <w:sz w:val="21"/>
          <w:szCs w:val="21"/>
        </w:rPr>
        <w:t>種々の検証の結果、今回使用した</w:t>
      </w:r>
      <w:r w:rsidR="00BF0CE9">
        <w:rPr>
          <w:rFonts w:ascii="ＭＳ 明朝" w:hAnsi="ＭＳ 明朝" w:hint="eastAsia"/>
          <w:sz w:val="21"/>
          <w:szCs w:val="21"/>
        </w:rPr>
        <w:t>機器では粉末状のあおさのりであれば、テラヘルツ波による異物検査は可能であると判断できる。しかし、実際の検査現場での実用化にはまだ課題がある。</w:t>
      </w:r>
    </w:p>
    <w:p w14:paraId="2D24FB9C" w14:textId="7DBA16E6" w:rsidR="00A51225" w:rsidRDefault="00BF0CE9" w:rsidP="006759F6">
      <w:pPr>
        <w:ind w:firstLineChars="100" w:firstLine="210"/>
        <w:rPr>
          <w:rFonts w:ascii="ＭＳ 明朝" w:hAnsi="ＭＳ 明朝"/>
          <w:sz w:val="21"/>
          <w:szCs w:val="21"/>
        </w:rPr>
        <w:pPrChange w:id="36" w:author="板谷 年也【鈴鹿】" w:date="2026-01-20T22:13:00Z" w16du:dateUtc="2026-01-20T13:13:00Z">
          <w:pPr/>
        </w:pPrChange>
      </w:pPr>
      <w:del w:id="37" w:author="板谷 年也【鈴鹿】" w:date="2026-01-20T22:13:00Z" w16du:dateUtc="2026-01-20T13:13:00Z">
        <w:r w:rsidDel="006759F6">
          <w:rPr>
            <w:rFonts w:ascii="ＭＳ 明朝" w:hAnsi="ＭＳ 明朝" w:hint="eastAsia"/>
            <w:sz w:val="21"/>
            <w:szCs w:val="21"/>
          </w:rPr>
          <w:delText xml:space="preserve">　</w:delText>
        </w:r>
      </w:del>
      <w:r w:rsidR="00D201F2">
        <w:rPr>
          <w:rFonts w:ascii="ＭＳ 明朝" w:hAnsi="ＭＳ 明朝" w:hint="eastAsia"/>
          <w:sz w:val="21"/>
          <w:szCs w:val="21"/>
        </w:rPr>
        <w:t>画像認識と比較すると、テラヘルツ波が優れている点は、その照射範囲に入った異物の検出率である。一方、テラヘルツ波の照射範囲は狭く、「線」の検査になる点は、実用化にあたって検査速度の低下を招く恐れがある。</w:t>
      </w:r>
    </w:p>
    <w:p w14:paraId="06ED6D5F" w14:textId="59BBB730" w:rsidR="00D201F2" w:rsidRDefault="00D201F2" w:rsidP="00A51225">
      <w:pPr>
        <w:rPr>
          <w:rFonts w:ascii="ＭＳ 明朝" w:hAnsi="ＭＳ 明朝"/>
          <w:sz w:val="21"/>
          <w:szCs w:val="21"/>
        </w:rPr>
      </w:pPr>
      <w:r>
        <w:rPr>
          <w:rFonts w:ascii="ＭＳ 明朝" w:hAnsi="ＭＳ 明朝" w:hint="eastAsia"/>
          <w:sz w:val="21"/>
          <w:szCs w:val="21"/>
        </w:rPr>
        <w:t xml:space="preserve">　今後の展望として、より強力かつ広い周波数帯を使用可能な機器での</w:t>
      </w:r>
      <w:r w:rsidR="0073370A">
        <w:rPr>
          <w:rFonts w:ascii="ＭＳ 明朝" w:hAnsi="ＭＳ 明朝" w:hint="eastAsia"/>
          <w:sz w:val="21"/>
          <w:szCs w:val="21"/>
        </w:rPr>
        <w:t>検証が必要と考える。特に、</w:t>
      </w:r>
      <w:r w:rsidR="00964E3D">
        <w:rPr>
          <w:rFonts w:ascii="ＭＳ 明朝" w:hAnsi="ＭＳ 明朝" w:hint="eastAsia"/>
          <w:sz w:val="21"/>
          <w:szCs w:val="21"/>
        </w:rPr>
        <w:t>あおさのりを含めた食品の検査の際に効率の良い周波数帯を研究する必要がある。</w:t>
      </w:r>
    </w:p>
    <w:p w14:paraId="7E6B045E" w14:textId="77777777" w:rsidR="00964E3D" w:rsidRDefault="00964E3D" w:rsidP="00A51225">
      <w:pPr>
        <w:rPr>
          <w:rFonts w:ascii="ＭＳ 明朝" w:hAnsi="ＭＳ 明朝"/>
          <w:sz w:val="21"/>
          <w:szCs w:val="21"/>
        </w:rPr>
      </w:pPr>
    </w:p>
    <w:p w14:paraId="48068B33" w14:textId="7A595AED" w:rsidR="00662080" w:rsidRPr="00662080" w:rsidRDefault="00A51225" w:rsidP="00662080">
      <w:pPr>
        <w:pStyle w:val="a9"/>
        <w:numPr>
          <w:ilvl w:val="0"/>
          <w:numId w:val="1"/>
        </w:numPr>
        <w:rPr>
          <w:rFonts w:ascii="ＭＳ ゴシック" w:eastAsia="ＭＳ ゴシック" w:hAnsi="ＭＳ ゴシック"/>
          <w:b/>
          <w:bCs/>
          <w:sz w:val="21"/>
          <w:szCs w:val="21"/>
        </w:rPr>
      </w:pPr>
      <w:r w:rsidRPr="00A51225">
        <w:rPr>
          <w:rFonts w:ascii="ＭＳ ゴシック" w:eastAsia="ＭＳ ゴシック" w:hAnsi="ＭＳ ゴシック" w:hint="eastAsia"/>
          <w:b/>
          <w:bCs/>
          <w:sz w:val="21"/>
          <w:szCs w:val="21"/>
        </w:rPr>
        <w:t>参考文献</w:t>
      </w:r>
      <w:r w:rsidR="00662080">
        <w:rPr>
          <w:rFonts w:ascii="ＭＳ ゴシック" w:eastAsia="ＭＳ ゴシック" w:hAnsi="ＭＳ ゴシック" w:hint="eastAsia"/>
          <w:b/>
          <w:bCs/>
          <w:sz w:val="21"/>
          <w:szCs w:val="21"/>
        </w:rPr>
        <w:t>・引用元</w:t>
      </w:r>
    </w:p>
    <w:p w14:paraId="23454973" w14:textId="120FD2D4" w:rsidR="00D46407" w:rsidDel="00E64412" w:rsidRDefault="005873B4" w:rsidP="00964E3D">
      <w:pPr>
        <w:rPr>
          <w:del w:id="38" w:author="板谷 年也【鈴鹿】" w:date="2026-01-20T22:12:00Z" w16du:dateUtc="2026-01-20T13:12:00Z"/>
          <w:sz w:val="21"/>
          <w:szCs w:val="21"/>
        </w:rPr>
      </w:pPr>
      <w:r>
        <w:rPr>
          <w:rFonts w:hint="eastAsia"/>
          <w:sz w:val="21"/>
          <w:szCs w:val="21"/>
        </w:rPr>
        <w:t>[1]</w:t>
      </w:r>
      <w:r w:rsidR="00117497" w:rsidRPr="00117497">
        <w:rPr>
          <w:rFonts w:hint="eastAsia"/>
        </w:rPr>
        <w:t xml:space="preserve"> </w:t>
      </w:r>
      <w:r w:rsidR="00117497" w:rsidRPr="00117497">
        <w:rPr>
          <w:rFonts w:hint="eastAsia"/>
          <w:sz w:val="21"/>
          <w:szCs w:val="21"/>
        </w:rPr>
        <w:t>萩行正憲・谷正彦・長島健</w:t>
      </w:r>
    </w:p>
    <w:p w14:paraId="1F70433B" w14:textId="4E34273C" w:rsidR="00117497" w:rsidDel="00E64412" w:rsidRDefault="00117497" w:rsidP="00964E3D">
      <w:pPr>
        <w:rPr>
          <w:del w:id="39" w:author="板谷 年也【鈴鹿】" w:date="2026-01-20T22:12:00Z" w16du:dateUtc="2026-01-20T13:12:00Z"/>
          <w:sz w:val="21"/>
          <w:szCs w:val="21"/>
        </w:rPr>
      </w:pPr>
      <w:del w:id="40" w:author="板谷 年也【鈴鹿】" w:date="2026-01-20T22:12:00Z" w16du:dateUtc="2026-01-20T13:12:00Z">
        <w:r w:rsidDel="00E64412">
          <w:rPr>
            <w:rFonts w:hint="eastAsia"/>
            <w:sz w:val="21"/>
            <w:szCs w:val="21"/>
          </w:rPr>
          <w:delText xml:space="preserve">    </w:delText>
        </w:r>
      </w:del>
      <w:r>
        <w:rPr>
          <w:rFonts w:hint="eastAsia"/>
          <w:sz w:val="21"/>
          <w:szCs w:val="21"/>
        </w:rPr>
        <w:t>「テラヘルツ波応用技術</w:t>
      </w:r>
      <w:del w:id="41" w:author="板谷 年也【鈴鹿】" w:date="2026-01-20T22:12:00Z" w16du:dateUtc="2026-01-20T13:12:00Z">
        <w:r w:rsidDel="00E64412">
          <w:rPr>
            <w:rFonts w:hint="eastAsia"/>
            <w:sz w:val="21"/>
            <w:szCs w:val="21"/>
          </w:rPr>
          <w:delText>」</w:delText>
        </w:r>
      </w:del>
    </w:p>
    <w:p w14:paraId="3287E432" w14:textId="5EF09CBF" w:rsidR="00117497" w:rsidRDefault="00117497" w:rsidP="00E64412">
      <w:pPr>
        <w:rPr>
          <w:sz w:val="21"/>
          <w:szCs w:val="21"/>
        </w:rPr>
        <w:pPrChange w:id="42" w:author="板谷 年也【鈴鹿】" w:date="2026-01-20T22:12:00Z" w16du:dateUtc="2026-01-20T13:12:00Z">
          <w:pPr>
            <w:ind w:left="420" w:hangingChars="200" w:hanging="420"/>
          </w:pPr>
        </w:pPrChange>
      </w:pPr>
      <w:del w:id="43" w:author="板谷 年也【鈴鹿】" w:date="2026-01-20T22:12:00Z" w16du:dateUtc="2026-01-20T13:12:00Z">
        <w:r w:rsidDel="00E64412">
          <w:rPr>
            <w:rFonts w:hint="eastAsia"/>
            <w:sz w:val="21"/>
            <w:szCs w:val="21"/>
          </w:rPr>
          <w:delText xml:space="preserve">    </w:delText>
        </w:r>
      </w:del>
      <w:r w:rsidR="00E115CD" w:rsidRPr="00E115CD">
        <w:rPr>
          <w:rFonts w:hint="eastAsia"/>
          <w:sz w:val="21"/>
          <w:szCs w:val="21"/>
        </w:rPr>
        <w:t>応用物理，第</w:t>
      </w:r>
      <w:r w:rsidR="00E115CD" w:rsidRPr="00E115CD">
        <w:rPr>
          <w:rFonts w:hint="eastAsia"/>
          <w:sz w:val="21"/>
          <w:szCs w:val="21"/>
        </w:rPr>
        <w:t>74</w:t>
      </w:r>
      <w:r w:rsidR="00E115CD" w:rsidRPr="00E115CD">
        <w:rPr>
          <w:rFonts w:hint="eastAsia"/>
          <w:sz w:val="21"/>
          <w:szCs w:val="21"/>
        </w:rPr>
        <w:t>巻，第</w:t>
      </w:r>
      <w:r w:rsidR="00E115CD" w:rsidRPr="00E115CD">
        <w:rPr>
          <w:rFonts w:hint="eastAsia"/>
          <w:sz w:val="21"/>
          <w:szCs w:val="21"/>
        </w:rPr>
        <w:t>6</w:t>
      </w:r>
      <w:r w:rsidR="00E115CD" w:rsidRPr="00E115CD">
        <w:rPr>
          <w:rFonts w:hint="eastAsia"/>
          <w:sz w:val="21"/>
          <w:szCs w:val="21"/>
        </w:rPr>
        <w:t>号</w:t>
      </w:r>
      <w:r w:rsidR="00E115CD" w:rsidRPr="00E115CD">
        <w:rPr>
          <w:rFonts w:hint="eastAsia"/>
          <w:sz w:val="21"/>
          <w:szCs w:val="21"/>
        </w:rPr>
        <w:t xml:space="preserve"> pp.709-717 (2005)</w:t>
      </w:r>
    </w:p>
    <w:p w14:paraId="49D10EA8" w14:textId="4EF67DF8" w:rsidR="00E115CD" w:rsidDel="00E64412" w:rsidRDefault="00E115CD" w:rsidP="00E115CD">
      <w:pPr>
        <w:ind w:left="420" w:hangingChars="200" w:hanging="420"/>
        <w:rPr>
          <w:del w:id="44" w:author="板谷 年也【鈴鹿】" w:date="2026-01-20T22:12:00Z" w16du:dateUtc="2026-01-20T13:12:00Z"/>
          <w:sz w:val="21"/>
          <w:szCs w:val="21"/>
        </w:rPr>
      </w:pPr>
      <w:r>
        <w:rPr>
          <w:rFonts w:hint="eastAsia"/>
          <w:sz w:val="21"/>
          <w:szCs w:val="21"/>
        </w:rPr>
        <w:t>[2]</w:t>
      </w:r>
      <w:r w:rsidR="00662080">
        <w:rPr>
          <w:rFonts w:hint="eastAsia"/>
          <w:sz w:val="21"/>
          <w:szCs w:val="21"/>
        </w:rPr>
        <w:t xml:space="preserve"> </w:t>
      </w:r>
      <w:r w:rsidR="00662080">
        <w:rPr>
          <w:rFonts w:hint="eastAsia"/>
          <w:sz w:val="21"/>
          <w:szCs w:val="21"/>
        </w:rPr>
        <w:t>カネウフーズ株式会社様での調査</w:t>
      </w:r>
    </w:p>
    <w:p w14:paraId="247F6B6E" w14:textId="5641C136" w:rsidR="00662080" w:rsidRPr="00964E3D" w:rsidRDefault="00662080" w:rsidP="00E64412">
      <w:pPr>
        <w:ind w:left="420" w:hangingChars="200" w:hanging="420"/>
        <w:rPr>
          <w:sz w:val="21"/>
          <w:szCs w:val="21"/>
        </w:rPr>
      </w:pPr>
      <w:del w:id="45" w:author="板谷 年也【鈴鹿】" w:date="2026-01-20T22:12:00Z" w16du:dateUtc="2026-01-20T13:12:00Z">
        <w:r w:rsidDel="00E64412">
          <w:rPr>
            <w:rFonts w:hint="eastAsia"/>
            <w:sz w:val="21"/>
            <w:szCs w:val="21"/>
          </w:rPr>
          <w:delText xml:space="preserve">　</w:delText>
        </w:r>
        <w:r w:rsidDel="00E64412">
          <w:rPr>
            <w:rFonts w:hint="eastAsia"/>
            <w:sz w:val="21"/>
            <w:szCs w:val="21"/>
          </w:rPr>
          <w:delText xml:space="preserve">  </w:delText>
        </w:r>
      </w:del>
      <w:r>
        <w:rPr>
          <w:rFonts w:hint="eastAsia"/>
          <w:sz w:val="21"/>
          <w:szCs w:val="21"/>
        </w:rPr>
        <w:t>（</w:t>
      </w:r>
      <w:r>
        <w:rPr>
          <w:rFonts w:hint="eastAsia"/>
          <w:sz w:val="21"/>
          <w:szCs w:val="21"/>
        </w:rPr>
        <w:t>2025</w:t>
      </w:r>
      <w:r>
        <w:rPr>
          <w:rFonts w:hint="eastAsia"/>
          <w:sz w:val="21"/>
          <w:szCs w:val="21"/>
        </w:rPr>
        <w:t>年</w:t>
      </w:r>
      <w:r>
        <w:rPr>
          <w:rFonts w:hint="eastAsia"/>
          <w:sz w:val="21"/>
          <w:szCs w:val="21"/>
        </w:rPr>
        <w:t>8</w:t>
      </w:r>
      <w:r>
        <w:rPr>
          <w:rFonts w:hint="eastAsia"/>
          <w:sz w:val="21"/>
          <w:szCs w:val="21"/>
        </w:rPr>
        <w:t>月</w:t>
      </w:r>
      <w:r>
        <w:rPr>
          <w:rFonts w:hint="eastAsia"/>
          <w:sz w:val="21"/>
          <w:szCs w:val="21"/>
        </w:rPr>
        <w:t>21</w:t>
      </w:r>
      <w:r>
        <w:rPr>
          <w:rFonts w:hint="eastAsia"/>
          <w:sz w:val="21"/>
          <w:szCs w:val="21"/>
        </w:rPr>
        <w:t>日に実施）</w:t>
      </w:r>
    </w:p>
    <w:sectPr w:rsidR="00662080" w:rsidRPr="00964E3D" w:rsidSect="00656F43">
      <w:type w:val="continuous"/>
      <w:pgSz w:w="11906" w:h="16838"/>
      <w:pgMar w:top="1134" w:right="1134" w:bottom="1418" w:left="1134"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8239D" w14:textId="77777777" w:rsidR="00384DD3" w:rsidRDefault="00384DD3" w:rsidP="00D2443F">
      <w:pPr>
        <w:spacing w:line="240" w:lineRule="auto"/>
      </w:pPr>
      <w:r>
        <w:separator/>
      </w:r>
    </w:p>
  </w:endnote>
  <w:endnote w:type="continuationSeparator" w:id="0">
    <w:p w14:paraId="079C1F96" w14:textId="77777777" w:rsidR="00384DD3" w:rsidRDefault="00384DD3" w:rsidP="00D244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A1EB7" w14:textId="77777777" w:rsidR="00384DD3" w:rsidRDefault="00384DD3" w:rsidP="00D2443F">
      <w:pPr>
        <w:spacing w:line="240" w:lineRule="auto"/>
      </w:pPr>
      <w:r>
        <w:separator/>
      </w:r>
    </w:p>
  </w:footnote>
  <w:footnote w:type="continuationSeparator" w:id="0">
    <w:p w14:paraId="31F50800" w14:textId="77777777" w:rsidR="00384DD3" w:rsidRDefault="00384DD3" w:rsidP="00D244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A4549"/>
    <w:multiLevelType w:val="hybridMultilevel"/>
    <w:tmpl w:val="CA0CD7DA"/>
    <w:lvl w:ilvl="0" w:tplc="E44CC14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C5D765A"/>
    <w:multiLevelType w:val="hybridMultilevel"/>
    <w:tmpl w:val="750847AE"/>
    <w:lvl w:ilvl="0" w:tplc="0AEC5D22">
      <w:start w:val="1"/>
      <w:numFmt w:val="decimal"/>
      <w:lvlText w:val="[3-%1]"/>
      <w:lvlJc w:val="right"/>
      <w:pPr>
        <w:ind w:left="840" w:hanging="420"/>
      </w:pPr>
      <w:rPr>
        <w:rFonts w:ascii="Times New Roman" w:hAnsi="Times New Roman" w:cs="Times New Roman" w:hint="default"/>
      </w:rPr>
    </w:lvl>
    <w:lvl w:ilvl="1" w:tplc="04090017">
      <w:start w:val="1"/>
      <w:numFmt w:val="aiueoFullWidth"/>
      <w:lvlText w:val="(%2)"/>
      <w:lvlJc w:val="left"/>
      <w:pPr>
        <w:ind w:left="1260" w:hanging="420"/>
      </w:pPr>
    </w:lvl>
    <w:lvl w:ilvl="2" w:tplc="A7667050">
      <w:start w:val="1"/>
      <w:numFmt w:val="decimalEnclosedCircle"/>
      <w:lvlText w:val="%3"/>
      <w:lvlJc w:val="left"/>
      <w:pPr>
        <w:ind w:left="360" w:hanging="360"/>
      </w:pPr>
      <w:rPr>
        <w:rFonts w:hint="default"/>
      </w:r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 w15:restartNumberingAfterBreak="0">
    <w:nsid w:val="7EB8246E"/>
    <w:multiLevelType w:val="hybridMultilevel"/>
    <w:tmpl w:val="E5A212F8"/>
    <w:lvl w:ilvl="0" w:tplc="BB8C5F9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70749803">
    <w:abstractNumId w:val="0"/>
  </w:num>
  <w:num w:numId="2" w16cid:durableId="874578619">
    <w:abstractNumId w:val="2"/>
  </w:num>
  <w:num w:numId="3" w16cid:durableId="1966262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板谷 年也【鈴鹿】">
    <w15:presenceInfo w15:providerId="AD" w15:userId="S::itaya@info.suzuka-ct.ac.jp::8ac57839-aee6-46d5-a480-a06719f346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7C"/>
    <w:rsid w:val="000024D5"/>
    <w:rsid w:val="00061186"/>
    <w:rsid w:val="0007005F"/>
    <w:rsid w:val="000F3711"/>
    <w:rsid w:val="000F4065"/>
    <w:rsid w:val="00117497"/>
    <w:rsid w:val="002338E3"/>
    <w:rsid w:val="00271A5F"/>
    <w:rsid w:val="002A6FCE"/>
    <w:rsid w:val="002A7BF4"/>
    <w:rsid w:val="002B2D44"/>
    <w:rsid w:val="00320706"/>
    <w:rsid w:val="00327EBA"/>
    <w:rsid w:val="00345707"/>
    <w:rsid w:val="003623EF"/>
    <w:rsid w:val="00384DD3"/>
    <w:rsid w:val="003A1066"/>
    <w:rsid w:val="0048563B"/>
    <w:rsid w:val="004B3167"/>
    <w:rsid w:val="004C3DE1"/>
    <w:rsid w:val="004E5F9B"/>
    <w:rsid w:val="004F019A"/>
    <w:rsid w:val="0052619A"/>
    <w:rsid w:val="005873B4"/>
    <w:rsid w:val="005C55F4"/>
    <w:rsid w:val="005F66C7"/>
    <w:rsid w:val="00640EDF"/>
    <w:rsid w:val="00654D72"/>
    <w:rsid w:val="00656F43"/>
    <w:rsid w:val="00662080"/>
    <w:rsid w:val="006759F6"/>
    <w:rsid w:val="006F137F"/>
    <w:rsid w:val="0073370A"/>
    <w:rsid w:val="007719D5"/>
    <w:rsid w:val="007B1727"/>
    <w:rsid w:val="00916129"/>
    <w:rsid w:val="009448ED"/>
    <w:rsid w:val="00964E3D"/>
    <w:rsid w:val="00A25FA9"/>
    <w:rsid w:val="00A51225"/>
    <w:rsid w:val="00A858E2"/>
    <w:rsid w:val="00A921FD"/>
    <w:rsid w:val="00A92234"/>
    <w:rsid w:val="00AA6D1A"/>
    <w:rsid w:val="00AC08C9"/>
    <w:rsid w:val="00AC1E7D"/>
    <w:rsid w:val="00B54820"/>
    <w:rsid w:val="00B57B42"/>
    <w:rsid w:val="00BF0CE9"/>
    <w:rsid w:val="00C44CBD"/>
    <w:rsid w:val="00CB7169"/>
    <w:rsid w:val="00CE1B68"/>
    <w:rsid w:val="00CF04FD"/>
    <w:rsid w:val="00D068DC"/>
    <w:rsid w:val="00D109A4"/>
    <w:rsid w:val="00D128ED"/>
    <w:rsid w:val="00D201F2"/>
    <w:rsid w:val="00D2443F"/>
    <w:rsid w:val="00D338AF"/>
    <w:rsid w:val="00D36F71"/>
    <w:rsid w:val="00D46407"/>
    <w:rsid w:val="00D82479"/>
    <w:rsid w:val="00D905F6"/>
    <w:rsid w:val="00DF682A"/>
    <w:rsid w:val="00E115CD"/>
    <w:rsid w:val="00E35030"/>
    <w:rsid w:val="00E42151"/>
    <w:rsid w:val="00E64412"/>
    <w:rsid w:val="00E66313"/>
    <w:rsid w:val="00E80415"/>
    <w:rsid w:val="00EE0F00"/>
    <w:rsid w:val="00F50914"/>
    <w:rsid w:val="00F7137C"/>
    <w:rsid w:val="00F7556E"/>
    <w:rsid w:val="00F8372C"/>
    <w:rsid w:val="00F97D8A"/>
    <w:rsid w:val="00FD51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F2C344"/>
  <w15:chartTrackingRefBased/>
  <w15:docId w15:val="{4F323E94-DB27-4250-9684-666C1E0A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137C"/>
    <w:pPr>
      <w:spacing w:after="0" w:line="240" w:lineRule="atLeast"/>
    </w:pPr>
    <w:rPr>
      <w:rFonts w:ascii="Times New Roman" w:eastAsia="ＭＳ 明朝" w:hAnsi="Times New Roman" w:cs="Courier New"/>
      <w:sz w:val="24"/>
      <w14:ligatures w14:val="none"/>
    </w:rPr>
  </w:style>
  <w:style w:type="paragraph" w:styleId="1">
    <w:name w:val="heading 1"/>
    <w:basedOn w:val="a"/>
    <w:next w:val="a"/>
    <w:link w:val="10"/>
    <w:uiPriority w:val="9"/>
    <w:qFormat/>
    <w:rsid w:val="00F7137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7137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7137C"/>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F7137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7137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7137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7137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7137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7137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7137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7137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7137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7137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7137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7137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7137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7137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7137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713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713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13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713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137C"/>
    <w:pPr>
      <w:spacing w:before="160"/>
      <w:jc w:val="center"/>
    </w:pPr>
    <w:rPr>
      <w:i/>
      <w:iCs/>
      <w:color w:val="404040" w:themeColor="text1" w:themeTint="BF"/>
    </w:rPr>
  </w:style>
  <w:style w:type="character" w:customStyle="1" w:styleId="a8">
    <w:name w:val="引用文 (文字)"/>
    <w:basedOn w:val="a0"/>
    <w:link w:val="a7"/>
    <w:uiPriority w:val="29"/>
    <w:rsid w:val="00F7137C"/>
    <w:rPr>
      <w:i/>
      <w:iCs/>
      <w:color w:val="404040" w:themeColor="text1" w:themeTint="BF"/>
    </w:rPr>
  </w:style>
  <w:style w:type="paragraph" w:styleId="a9">
    <w:name w:val="List Paragraph"/>
    <w:basedOn w:val="a"/>
    <w:uiPriority w:val="34"/>
    <w:qFormat/>
    <w:rsid w:val="00F7137C"/>
    <w:pPr>
      <w:ind w:left="720"/>
      <w:contextualSpacing/>
    </w:pPr>
  </w:style>
  <w:style w:type="character" w:styleId="21">
    <w:name w:val="Intense Emphasis"/>
    <w:basedOn w:val="a0"/>
    <w:uiPriority w:val="21"/>
    <w:qFormat/>
    <w:rsid w:val="00F7137C"/>
    <w:rPr>
      <w:i/>
      <w:iCs/>
      <w:color w:val="0F4761" w:themeColor="accent1" w:themeShade="BF"/>
    </w:rPr>
  </w:style>
  <w:style w:type="paragraph" w:styleId="22">
    <w:name w:val="Intense Quote"/>
    <w:basedOn w:val="a"/>
    <w:next w:val="a"/>
    <w:link w:val="23"/>
    <w:uiPriority w:val="30"/>
    <w:qFormat/>
    <w:rsid w:val="00F71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7137C"/>
    <w:rPr>
      <w:i/>
      <w:iCs/>
      <w:color w:val="0F4761" w:themeColor="accent1" w:themeShade="BF"/>
    </w:rPr>
  </w:style>
  <w:style w:type="character" w:styleId="24">
    <w:name w:val="Intense Reference"/>
    <w:basedOn w:val="a0"/>
    <w:uiPriority w:val="32"/>
    <w:qFormat/>
    <w:rsid w:val="00F7137C"/>
    <w:rPr>
      <w:b/>
      <w:bCs/>
      <w:smallCaps/>
      <w:color w:val="0F4761" w:themeColor="accent1" w:themeShade="BF"/>
      <w:spacing w:val="5"/>
    </w:rPr>
  </w:style>
  <w:style w:type="character" w:styleId="aa">
    <w:name w:val="Hyperlink"/>
    <w:uiPriority w:val="99"/>
    <w:unhideWhenUsed/>
    <w:rsid w:val="00A51225"/>
    <w:rPr>
      <w:color w:val="0000FF"/>
      <w:u w:val="single"/>
    </w:rPr>
  </w:style>
  <w:style w:type="character" w:styleId="ab">
    <w:name w:val="Unresolved Mention"/>
    <w:basedOn w:val="a0"/>
    <w:uiPriority w:val="99"/>
    <w:semiHidden/>
    <w:unhideWhenUsed/>
    <w:rsid w:val="00A51225"/>
    <w:rPr>
      <w:color w:val="605E5C"/>
      <w:shd w:val="clear" w:color="auto" w:fill="E1DFDD"/>
    </w:rPr>
  </w:style>
  <w:style w:type="character" w:styleId="ac">
    <w:name w:val="Placeholder Text"/>
    <w:basedOn w:val="a0"/>
    <w:uiPriority w:val="99"/>
    <w:semiHidden/>
    <w:rsid w:val="00B54820"/>
    <w:rPr>
      <w:color w:val="666666"/>
    </w:rPr>
  </w:style>
  <w:style w:type="paragraph" w:styleId="ad">
    <w:name w:val="header"/>
    <w:basedOn w:val="a"/>
    <w:link w:val="ae"/>
    <w:uiPriority w:val="99"/>
    <w:unhideWhenUsed/>
    <w:rsid w:val="00D2443F"/>
    <w:pPr>
      <w:tabs>
        <w:tab w:val="center" w:pos="4252"/>
        <w:tab w:val="right" w:pos="8504"/>
      </w:tabs>
      <w:snapToGrid w:val="0"/>
    </w:pPr>
  </w:style>
  <w:style w:type="character" w:customStyle="1" w:styleId="ae">
    <w:name w:val="ヘッダー (文字)"/>
    <w:basedOn w:val="a0"/>
    <w:link w:val="ad"/>
    <w:uiPriority w:val="99"/>
    <w:rsid w:val="00D2443F"/>
    <w:rPr>
      <w:rFonts w:ascii="Times New Roman" w:eastAsia="ＭＳ 明朝" w:hAnsi="Times New Roman" w:cs="Courier New"/>
      <w:sz w:val="24"/>
      <w14:ligatures w14:val="none"/>
    </w:rPr>
  </w:style>
  <w:style w:type="paragraph" w:styleId="af">
    <w:name w:val="footer"/>
    <w:basedOn w:val="a"/>
    <w:link w:val="af0"/>
    <w:uiPriority w:val="99"/>
    <w:unhideWhenUsed/>
    <w:rsid w:val="00D2443F"/>
    <w:pPr>
      <w:tabs>
        <w:tab w:val="center" w:pos="4252"/>
        <w:tab w:val="right" w:pos="8504"/>
      </w:tabs>
      <w:snapToGrid w:val="0"/>
    </w:pPr>
  </w:style>
  <w:style w:type="character" w:customStyle="1" w:styleId="af0">
    <w:name w:val="フッター (文字)"/>
    <w:basedOn w:val="a0"/>
    <w:link w:val="af"/>
    <w:uiPriority w:val="99"/>
    <w:rsid w:val="00D2443F"/>
    <w:rPr>
      <w:rFonts w:ascii="Times New Roman" w:eastAsia="ＭＳ 明朝" w:hAnsi="Times New Roman" w:cs="Courier New"/>
      <w:sz w:val="24"/>
      <w14:ligatures w14:val="none"/>
    </w:rPr>
  </w:style>
  <w:style w:type="paragraph" w:styleId="af1">
    <w:name w:val="Revision"/>
    <w:hidden/>
    <w:uiPriority w:val="99"/>
    <w:semiHidden/>
    <w:rsid w:val="00D338AF"/>
    <w:pPr>
      <w:spacing w:after="0" w:line="240" w:lineRule="auto"/>
    </w:pPr>
    <w:rPr>
      <w:rFonts w:ascii="Times New Roman" w:eastAsia="ＭＳ 明朝" w:hAnsi="Times New Roman" w:cs="Courier New"/>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E7AA510A5F3DA439FA59E9299B0621A" ma:contentTypeVersion="14" ma:contentTypeDescription="新しいドキュメントを作成します。" ma:contentTypeScope="" ma:versionID="121aed8e3ba15d36081b37416ab06ebb">
  <xsd:schema xmlns:xsd="http://www.w3.org/2001/XMLSchema" xmlns:xs="http://www.w3.org/2001/XMLSchema" xmlns:p="http://schemas.microsoft.com/office/2006/metadata/properties" xmlns:ns2="57199bd4-3ad7-4c17-90e8-59925990642e" xmlns:ns3="645ef163-9275-403f-9bea-380ade2256bf" targetNamespace="http://schemas.microsoft.com/office/2006/metadata/properties" ma:root="true" ma:fieldsID="8f8255aa57b9e53d6dd3ba567cb63dde" ns2:_="" ns3:_="">
    <xsd:import namespace="57199bd4-3ad7-4c17-90e8-59925990642e"/>
    <xsd:import namespace="645ef163-9275-403f-9bea-380ade2256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99bd4-3ad7-4c17-90e8-5992599064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5ef163-9275-403f-9bea-380ade2256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f00fbe-8f14-459c-b13e-d7c0561b62d6}" ma:internalName="TaxCatchAll" ma:showField="CatchAllData" ma:web="645ef163-9275-403f-9bea-380ade2256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45ef163-9275-403f-9bea-380ade2256bf" xsi:nil="true"/>
    <lcf76f155ced4ddcb4097134ff3c332f xmlns="57199bd4-3ad7-4c17-90e8-5992599064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D632A2-9F41-44FF-B153-6DA371837D05}">
  <ds:schemaRefs>
    <ds:schemaRef ds:uri="http://schemas.microsoft.com/sharepoint/v3/contenttype/forms"/>
  </ds:schemaRefs>
</ds:datastoreItem>
</file>

<file path=customXml/itemProps2.xml><?xml version="1.0" encoding="utf-8"?>
<ds:datastoreItem xmlns:ds="http://schemas.openxmlformats.org/officeDocument/2006/customXml" ds:itemID="{12A43B63-94A8-46C4-A22F-9BF8D84C9F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99bd4-3ad7-4c17-90e8-59925990642e"/>
    <ds:schemaRef ds:uri="645ef163-9275-403f-9bea-380ade2256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EEB9BB-4427-4581-AC75-590B5C180200}">
  <ds:schemaRefs>
    <ds:schemaRef ds:uri="http://schemas.microsoft.com/office/2006/metadata/properties"/>
    <ds:schemaRef ds:uri="http://schemas.microsoft.com/office/infopath/2007/PartnerControls"/>
    <ds:schemaRef ds:uri="645ef163-9275-403f-9bea-380ade2256bf"/>
    <ds:schemaRef ds:uri="57199bd4-3ad7-4c17-90e8-59925990642e"/>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Pages>
  <Words>1039</Words>
  <Characters>1133</Characters>
  <Application>Microsoft Office Word</Application>
  <DocSecurity>0</DocSecurity>
  <Lines>70</Lines>
  <Paragraphs>50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勇五 橋爪</dc:creator>
  <cp:keywords/>
  <dc:description/>
  <cp:lastModifiedBy>板谷 年也【鈴鹿】</cp:lastModifiedBy>
  <cp:revision>65</cp:revision>
  <dcterms:created xsi:type="dcterms:W3CDTF">2025-01-14T21:01:00Z</dcterms:created>
  <dcterms:modified xsi:type="dcterms:W3CDTF">2026-01-20T13:16:00Z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0x0101008E7AA510A5F3DA439FA59E9299B0621A</vt:lpwstr>
  </property>
  <property fmtid="{D5CDD505-2E9C-101B-9397-08002B2CF9AE}" pid="3" name="MediaServiceImageTags">
    <vt:lpwstr/>
  </property>
</Properties>
</file>