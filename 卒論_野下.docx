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9216" w14:textId="3240C8F9" w:rsidR="00111C68" w:rsidRDefault="008D5D38" w:rsidP="00924231">
      <w:pPr>
        <w:pStyle w:val="-5"/>
      </w:pPr>
      <w:r w:rsidRPr="008D5D38">
        <w:rPr>
          <w:rFonts w:hint="eastAsia"/>
        </w:rPr>
        <w:t>卒業論文</w:t>
      </w:r>
    </w:p>
    <w:p w14:paraId="438C4951" w14:textId="77777777" w:rsidR="00AC441F" w:rsidRDefault="00AC441F" w:rsidP="00AC441F"/>
    <w:p w14:paraId="76CC0E9E" w14:textId="634797B8" w:rsidR="00973C7A" w:rsidRPr="00E6585A" w:rsidRDefault="00924231" w:rsidP="00E6585A">
      <w:pPr>
        <w:pStyle w:val="-3"/>
      </w:pPr>
      <w:r w:rsidRPr="00E6585A">
        <w:rPr>
          <w:rFonts w:hint="eastAsia"/>
        </w:rPr>
        <w:t>標題</w:t>
      </w:r>
    </w:p>
    <w:p w14:paraId="1868244F" w14:textId="195934D7" w:rsidR="00AB383C" w:rsidRPr="00232DBB" w:rsidRDefault="00232DBB" w:rsidP="0DFB3A7B">
      <w:pPr>
        <w:jc w:val="center"/>
        <w:rPr>
          <w:rFonts w:ascii="ＭＳ 明朝" w:hAnsi="ＭＳ 明朝" w:cs="ＭＳ 明朝"/>
          <w:b/>
          <w:bCs/>
          <w:color w:val="595959" w:themeColor="text1" w:themeTint="A6"/>
          <w:sz w:val="36"/>
          <w:szCs w:val="36"/>
          <w:u w:val="single"/>
        </w:rPr>
      </w:pPr>
      <w:r w:rsidRPr="0DFB3A7B">
        <w:rPr>
          <w:rFonts w:ascii="ＭＳ 明朝" w:hAnsi="ＭＳ 明朝" w:cs="ＭＳ 明朝"/>
          <w:b/>
          <w:bCs/>
          <w:color w:val="595959" w:themeColor="text1" w:themeTint="A6"/>
          <w:spacing w:val="15"/>
          <w:sz w:val="36"/>
          <w:szCs w:val="36"/>
          <w:u w:val="single"/>
        </w:rPr>
        <w:t>電磁センサ搭載水中ドローンによる</w:t>
      </w:r>
      <w:r w:rsidR="000F202D">
        <w:rPr>
          <w:rFonts w:ascii="ＭＳ 明朝" w:hAnsi="ＭＳ 明朝" w:cs="ＭＳ 明朝"/>
          <w:b/>
          <w:bCs/>
          <w:color w:val="595959" w:themeColor="text1" w:themeTint="A6"/>
          <w:spacing w:val="15"/>
          <w:sz w:val="36"/>
          <w:szCs w:val="36"/>
          <w:u w:val="single"/>
        </w:rPr>
        <w:br/>
      </w:r>
      <w:r w:rsidRPr="0DFB3A7B">
        <w:rPr>
          <w:rFonts w:ascii="ＭＳ 明朝" w:hAnsi="ＭＳ 明朝" w:cs="ＭＳ 明朝"/>
          <w:b/>
          <w:bCs/>
          <w:color w:val="595959" w:themeColor="text1" w:themeTint="A6"/>
          <w:spacing w:val="15"/>
          <w:sz w:val="36"/>
          <w:szCs w:val="36"/>
          <w:u w:val="single"/>
        </w:rPr>
        <w:t>海底沈殿した金属ゴミの探査</w:t>
      </w:r>
    </w:p>
    <w:p w14:paraId="3CD1AF50" w14:textId="2F3E229E" w:rsidR="00AB383C" w:rsidRDefault="00AB383C" w:rsidP="00E6585A">
      <w:pPr>
        <w:pStyle w:val="-3"/>
        <w:rPr>
          <w:lang w:eastAsia="zh-TW"/>
        </w:rPr>
      </w:pPr>
      <w:r>
        <w:rPr>
          <w:rFonts w:hint="eastAsia"/>
          <w:lang w:eastAsia="zh-TW"/>
        </w:rPr>
        <w:t>欧文標題</w:t>
      </w:r>
    </w:p>
    <w:p w14:paraId="6502B86D" w14:textId="74A0619C" w:rsidR="00AB383C" w:rsidRPr="003C1B32" w:rsidRDefault="000F202D" w:rsidP="00E6585A">
      <w:pPr>
        <w:pStyle w:val="-3"/>
        <w:jc w:val="center"/>
        <w:rPr>
          <w:u w:val="single"/>
          <w:lang w:eastAsia="zh-TW"/>
        </w:rPr>
      </w:pPr>
      <w:r w:rsidRPr="003C1B32">
        <w:rPr>
          <w:u w:val="single"/>
          <w:lang w:eastAsia="zh-TW"/>
        </w:rPr>
        <w:t>Exploration of Metal Debris Settled on the Seabed Using an Underwater Drone Equipped with an Electromagnetic Sensor</w:t>
      </w:r>
    </w:p>
    <w:p w14:paraId="4421C554" w14:textId="77777777" w:rsidR="00AB383C" w:rsidRDefault="00AB383C" w:rsidP="00AB383C">
      <w:pPr>
        <w:rPr>
          <w:lang w:eastAsia="zh-TW"/>
        </w:rPr>
      </w:pPr>
    </w:p>
    <w:p w14:paraId="5F6C6800" w14:textId="0858E40A" w:rsidR="00AB383C" w:rsidRPr="00624010" w:rsidRDefault="00AB383C" w:rsidP="00BE2329">
      <w:pPr>
        <w:pStyle w:val="-1"/>
        <w:ind w:left="1680"/>
        <w:rPr>
          <w:rStyle w:val="ae"/>
          <w:lang w:eastAsia="zh-TW"/>
        </w:rPr>
      </w:pPr>
      <w:r w:rsidRPr="00624010">
        <w:rPr>
          <w:rStyle w:val="ae"/>
          <w:lang w:eastAsia="zh-TW"/>
        </w:rPr>
        <w:t>研究者氏名</w:t>
      </w:r>
      <w:r w:rsidR="00232DBB">
        <w:rPr>
          <w:rStyle w:val="ae"/>
          <w:rFonts w:hint="eastAsia"/>
          <w:lang w:eastAsia="zh-TW"/>
        </w:rPr>
        <w:t xml:space="preserve">　野下</w:t>
      </w:r>
      <w:r w:rsidR="003A2C81">
        <w:rPr>
          <w:rStyle w:val="ae"/>
          <w:lang w:eastAsia="zh-TW"/>
        </w:rPr>
        <w:t xml:space="preserve"> </w:t>
      </w:r>
      <w:r w:rsidR="00232DBB">
        <w:rPr>
          <w:rStyle w:val="ae"/>
          <w:rFonts w:hint="eastAsia"/>
          <w:lang w:eastAsia="zh-TW"/>
        </w:rPr>
        <w:t>航輝</w:t>
      </w:r>
    </w:p>
    <w:p w14:paraId="557E277C" w14:textId="55310815" w:rsidR="00AB383C" w:rsidRPr="00624010" w:rsidRDefault="00624010" w:rsidP="00BE2329">
      <w:pPr>
        <w:pStyle w:val="-1"/>
        <w:ind w:left="1680"/>
        <w:rPr>
          <w:rStyle w:val="ae"/>
          <w:lang w:eastAsia="zh-TW"/>
        </w:rPr>
      </w:pPr>
      <w:r w:rsidRPr="00624010">
        <w:rPr>
          <w:rStyle w:val="ae"/>
          <w:rFonts w:hint="eastAsia"/>
          <w:lang w:eastAsia="zh-TW"/>
        </w:rPr>
        <w:t>指導教員</w:t>
      </w:r>
      <w:r w:rsidR="00232DBB">
        <w:rPr>
          <w:rStyle w:val="ae"/>
          <w:rFonts w:hint="eastAsia"/>
          <w:lang w:eastAsia="zh-TW"/>
        </w:rPr>
        <w:t xml:space="preserve">　板谷</w:t>
      </w:r>
      <w:r w:rsidR="003A2C81">
        <w:rPr>
          <w:rStyle w:val="ae"/>
          <w:lang w:eastAsia="zh-TW"/>
        </w:rPr>
        <w:t xml:space="preserve"> </w:t>
      </w:r>
      <w:r w:rsidR="00232DBB">
        <w:rPr>
          <w:rStyle w:val="ae"/>
          <w:rFonts w:hint="eastAsia"/>
          <w:lang w:eastAsia="zh-TW"/>
        </w:rPr>
        <w:t>年也　准教授</w:t>
      </w:r>
    </w:p>
    <w:p w14:paraId="64C27D77" w14:textId="77777777" w:rsidR="00AB383C" w:rsidRDefault="00AB383C" w:rsidP="008E68BC">
      <w:pPr>
        <w:rPr>
          <w:lang w:eastAsia="zh-TW"/>
        </w:rPr>
      </w:pPr>
    </w:p>
    <w:p w14:paraId="7D8C2471" w14:textId="5EA56FA9" w:rsidR="008E68BC" w:rsidRDefault="008E68BC" w:rsidP="00924231">
      <w:pPr>
        <w:pStyle w:val="-"/>
        <w:rPr>
          <w:rStyle w:val="af"/>
          <w:lang w:eastAsia="zh-TW"/>
        </w:rPr>
      </w:pPr>
      <w:r>
        <w:rPr>
          <w:rStyle w:val="af"/>
          <w:rFonts w:hint="eastAsia"/>
          <w:lang w:eastAsia="zh-TW"/>
        </w:rPr>
        <w:t>提出日　令和8年1月</w:t>
      </w:r>
      <w:r w:rsidR="00232DBB">
        <w:rPr>
          <w:rStyle w:val="af"/>
          <w:lang w:eastAsia="zh-TW"/>
        </w:rPr>
        <w:t>23</w:t>
      </w:r>
      <w:r>
        <w:rPr>
          <w:rStyle w:val="af"/>
          <w:rFonts w:hint="eastAsia"/>
          <w:lang w:eastAsia="zh-TW"/>
        </w:rPr>
        <w:t>日</w:t>
      </w:r>
    </w:p>
    <w:p w14:paraId="0D2EA654" w14:textId="59E9E893" w:rsidR="008E68BC" w:rsidRDefault="008E68BC" w:rsidP="003A6CEE">
      <w:pPr>
        <w:pStyle w:val="-"/>
        <w:rPr>
          <w:rStyle w:val="af"/>
          <w:lang w:eastAsia="zh-TW"/>
        </w:rPr>
      </w:pPr>
      <w:r>
        <w:rPr>
          <w:rStyle w:val="af"/>
          <w:rFonts w:hint="eastAsia"/>
          <w:lang w:eastAsia="zh-TW"/>
        </w:rPr>
        <w:t>鈴鹿工業高等専門学校</w:t>
      </w:r>
    </w:p>
    <w:p w14:paraId="4CFB3BB3" w14:textId="5E863228" w:rsidR="008E68BC" w:rsidRPr="008E68BC" w:rsidRDefault="008E68BC" w:rsidP="00924231">
      <w:pPr>
        <w:pStyle w:val="-"/>
        <w:rPr>
          <w:rStyle w:val="af"/>
        </w:rPr>
      </w:pPr>
      <w:r w:rsidRPr="008E68BC">
        <w:rPr>
          <w:rStyle w:val="af"/>
        </w:rPr>
        <w:t>電子情報工学科</w:t>
      </w:r>
    </w:p>
    <w:p w14:paraId="4A95E56D" w14:textId="0863B410" w:rsidR="00AB383C" w:rsidRPr="00AA608B" w:rsidRDefault="00AC441F" w:rsidP="00AA608B">
      <w:pPr>
        <w:widowControl/>
        <w:rPr>
          <w:szCs w:val="22"/>
        </w:rPr>
      </w:pPr>
      <w:r>
        <w:rPr>
          <w:szCs w:val="22"/>
        </w:rPr>
        <w:br w:type="page"/>
      </w:r>
    </w:p>
    <w:p w14:paraId="7AE2B038" w14:textId="2F45372B" w:rsidR="008D5D38" w:rsidRDefault="005433D6" w:rsidP="00067563">
      <w:pPr>
        <w:jc w:val="center"/>
        <w:rPr>
          <w:rFonts w:ascii="Times New Roman" w:hAnsi="Times New Roman" w:cs="Times New Roman"/>
          <w:sz w:val="24"/>
        </w:rPr>
      </w:pPr>
      <w:r>
        <w:rPr>
          <w:rFonts w:ascii="Times New Roman" w:hAnsi="Times New Roman" w:cs="Times New Roman"/>
          <w:sz w:val="24"/>
        </w:rPr>
        <w:lastRenderedPageBreak/>
        <w:t>ABSTRACT</w:t>
      </w:r>
    </w:p>
    <w:p w14:paraId="0CAE32EE" w14:textId="77777777" w:rsidR="00D00F5B" w:rsidRP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Marine debris is a critical environmental issue. In Ago Bay, Mie Prefecture, waste from pearl farming accumulates on the seabed. Currently, removal relies on manual labor by divers, but this method is hazardous and inefficient due to poor visibility caused by sludge. Therefore, a safer and more efficient exploration method is required to locate metal debris buried in the sediment.</w:t>
      </w:r>
    </w:p>
    <w:p w14:paraId="0545EAA0" w14:textId="77777777" w:rsidR="00D00F5B" w:rsidRP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This study aims to develop a metal detection system using an underwater drone to automate the search process. We designed a specific electromagnetic sensor housed in a spherical plastic shell to slide over the seabed. The system was integrated into a drone to verify its ability to detect metal objects and withstand the underwater environment, including the interference from thruster noise.</w:t>
      </w:r>
    </w:p>
    <w:p w14:paraId="056DD109" w14:textId="40303F9A" w:rsid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Experimental results showed that the sensor successfully detected metal targets with a clear voltage change. While detection was possible for shallowly buried objects in freshwater, sensitivity decreased in seawater due to attenuation. Pool experiments confirmed that the drone could detect metal without significant interference from thruster noise. These findings demonstrate the system's basic feasibility, although increased sensor output is necessary for deep burial detection in seawater.</w:t>
      </w:r>
    </w:p>
    <w:p w14:paraId="28B9D0E8" w14:textId="5E6936F2" w:rsidR="00232DBB" w:rsidRDefault="00E90D31" w:rsidP="00067563">
      <w:pPr>
        <w:rPr>
          <w:rFonts w:ascii="Times New Roman" w:hAnsi="Times New Roman" w:cs="Times New Roman"/>
          <w:sz w:val="24"/>
          <w14:ligatures w14:val="none"/>
        </w:rPr>
      </w:pPr>
      <w:r>
        <w:rPr>
          <w:rFonts w:ascii="Times New Roman" w:hAnsi="Times New Roman" w:cs="Times New Roman"/>
          <w:sz w:val="24"/>
          <w14:ligatures w14:val="none"/>
        </w:rPr>
        <w:br w:type="page"/>
      </w:r>
    </w:p>
    <w:p w14:paraId="6D089B11" w14:textId="77777777" w:rsidR="00A852C6" w:rsidRDefault="00A852C6" w:rsidP="00067563">
      <w:pPr>
        <w:rPr>
          <w:rFonts w:ascii="Times New Roman" w:hAnsi="Times New Roman" w:cs="Times New Roman"/>
          <w:sz w:val="24"/>
          <w14:ligatures w14:val="none"/>
        </w:rPr>
      </w:pPr>
    </w:p>
    <w:p w14:paraId="5894B72D" w14:textId="77777777" w:rsidR="00A852C6" w:rsidRDefault="00A852C6" w:rsidP="00067563">
      <w:pPr>
        <w:rPr>
          <w:rFonts w:ascii="Times New Roman" w:hAnsi="Times New Roman" w:cs="Times New Roman"/>
          <w:sz w:val="24"/>
          <w14:ligatures w14:val="none"/>
        </w:rPr>
      </w:pPr>
    </w:p>
    <w:p w14:paraId="3B5EA193" w14:textId="77777777" w:rsidR="00A852C6" w:rsidRDefault="00A852C6" w:rsidP="00067563">
      <w:pPr>
        <w:rPr>
          <w:rFonts w:ascii="Times New Roman" w:hAnsi="Times New Roman" w:cs="Times New Roman"/>
          <w:sz w:val="24"/>
          <w14:ligatures w14:val="none"/>
        </w:rPr>
      </w:pPr>
    </w:p>
    <w:p w14:paraId="4C8FE8EF" w14:textId="38695A59" w:rsidR="000145DC" w:rsidRDefault="00232DBB">
      <w:pPr>
        <w:widowControl/>
        <w:rPr>
          <w:rFonts w:ascii="Times New Roman" w:hAnsi="Times New Roman" w:cs="Times New Roman"/>
          <w:sz w:val="24"/>
          <w14:ligatures w14:val="none"/>
        </w:rPr>
      </w:pPr>
      <w:r>
        <w:rPr>
          <w:rFonts w:ascii="Times New Roman" w:hAnsi="Times New Roman" w:cs="Times New Roman"/>
          <w:sz w:val="24"/>
          <w14:ligatures w14:val="none"/>
        </w:rPr>
        <w:br w:type="page"/>
      </w:r>
    </w:p>
    <w:bookmarkStart w:id="0" w:name="_Toc219798719" w:displacedByCustomXml="next"/>
    <w:sdt>
      <w:sdtPr>
        <w:rPr>
          <w:rFonts w:asciiTheme="minorHAnsi" w:hAnsiTheme="minorHAnsi" w:cstheme="minorBidi"/>
          <w:b w:val="0"/>
          <w:bCs w:val="0"/>
          <w:color w:val="auto"/>
          <w:sz w:val="21"/>
          <w:szCs w:val="21"/>
          <w:lang w:val="ja"/>
        </w:rPr>
        <w:id w:val="-1798983783"/>
        <w:docPartObj>
          <w:docPartGallery w:val="Table of Contents"/>
          <w:docPartUnique/>
        </w:docPartObj>
      </w:sdtPr>
      <w:sdtEndPr>
        <w:rPr>
          <w:noProof/>
          <w:lang w:val="en-US"/>
        </w:rPr>
      </w:sdtEndPr>
      <w:sdtContent>
        <w:p w14:paraId="48EC9727" w14:textId="798A5170" w:rsidR="005C7386" w:rsidRPr="00B23543" w:rsidRDefault="005C7386" w:rsidP="00991368">
          <w:pPr>
            <w:pStyle w:val="1"/>
            <w:ind w:left="0"/>
          </w:pPr>
          <w:r>
            <w:rPr>
              <w:lang w:val="ja"/>
            </w:rPr>
            <w:t>目次</w:t>
          </w:r>
          <w:bookmarkEnd w:id="0"/>
        </w:p>
        <w:p w14:paraId="228ECACC" w14:textId="55A50AB1" w:rsidR="000E3BE4" w:rsidRDefault="005C7386">
          <w:pPr>
            <w:pStyle w:val="11"/>
            <w:tabs>
              <w:tab w:val="right" w:leader="dot" w:pos="8494"/>
            </w:tabs>
            <w:rPr>
              <w:rFonts w:eastAsiaTheme="minorEastAsia"/>
              <w:b w:val="0"/>
              <w:bCs w:val="0"/>
              <w:caps w:val="0"/>
              <w:noProof/>
              <w:sz w:val="21"/>
              <w:szCs w:val="24"/>
            </w:rPr>
          </w:pPr>
          <w:r>
            <w:rPr>
              <w:b w:val="0"/>
              <w:bCs w:val="0"/>
            </w:rPr>
            <w:fldChar w:fldCharType="begin"/>
          </w:r>
          <w:r>
            <w:instrText>TOC \o "1-3" \h \z \u</w:instrText>
          </w:r>
          <w:r>
            <w:rPr>
              <w:b w:val="0"/>
              <w:bCs w:val="0"/>
            </w:rPr>
            <w:fldChar w:fldCharType="separate"/>
          </w:r>
          <w:hyperlink w:anchor="_Toc219798719" w:history="1">
            <w:r w:rsidR="000E3BE4" w:rsidRPr="003C166B">
              <w:rPr>
                <w:rStyle w:val="af1"/>
                <w:noProof/>
                <w:lang w:val="ja"/>
              </w:rPr>
              <w:t>目次</w:t>
            </w:r>
            <w:r w:rsidR="000E3BE4">
              <w:rPr>
                <w:noProof/>
                <w:webHidden/>
              </w:rPr>
              <w:tab/>
            </w:r>
            <w:r w:rsidR="000E3BE4">
              <w:rPr>
                <w:noProof/>
                <w:webHidden/>
              </w:rPr>
              <w:fldChar w:fldCharType="begin"/>
            </w:r>
            <w:r w:rsidR="000E3BE4">
              <w:rPr>
                <w:noProof/>
                <w:webHidden/>
              </w:rPr>
              <w:instrText xml:space="preserve"> PAGEREF _Toc219798719 \h </w:instrText>
            </w:r>
            <w:r w:rsidR="000E3BE4">
              <w:rPr>
                <w:noProof/>
                <w:webHidden/>
              </w:rPr>
            </w:r>
            <w:r w:rsidR="000E3BE4">
              <w:rPr>
                <w:noProof/>
                <w:webHidden/>
              </w:rPr>
              <w:fldChar w:fldCharType="separate"/>
            </w:r>
            <w:r w:rsidR="00273F4F">
              <w:rPr>
                <w:noProof/>
                <w:webHidden/>
              </w:rPr>
              <w:t>4</w:t>
            </w:r>
            <w:r w:rsidR="000E3BE4">
              <w:rPr>
                <w:noProof/>
                <w:webHidden/>
              </w:rPr>
              <w:fldChar w:fldCharType="end"/>
            </w:r>
          </w:hyperlink>
        </w:p>
        <w:p w14:paraId="5B06C16F" w14:textId="7E96C667" w:rsidR="000E3BE4" w:rsidRDefault="000E3BE4">
          <w:pPr>
            <w:pStyle w:val="11"/>
            <w:tabs>
              <w:tab w:val="right" w:leader="dot" w:pos="8494"/>
            </w:tabs>
            <w:rPr>
              <w:rFonts w:eastAsiaTheme="minorEastAsia"/>
              <w:b w:val="0"/>
              <w:bCs w:val="0"/>
              <w:caps w:val="0"/>
              <w:noProof/>
              <w:sz w:val="21"/>
              <w:szCs w:val="24"/>
            </w:rPr>
          </w:pPr>
          <w:hyperlink w:anchor="_Toc219798720" w:history="1">
            <w:r w:rsidRPr="003C166B">
              <w:rPr>
                <w:rStyle w:val="af1"/>
                <w:noProof/>
              </w:rPr>
              <w:t>第１章　序章</w:t>
            </w:r>
            <w:r>
              <w:rPr>
                <w:noProof/>
                <w:webHidden/>
              </w:rPr>
              <w:tab/>
            </w:r>
            <w:r>
              <w:rPr>
                <w:noProof/>
                <w:webHidden/>
              </w:rPr>
              <w:fldChar w:fldCharType="begin"/>
            </w:r>
            <w:r>
              <w:rPr>
                <w:noProof/>
                <w:webHidden/>
              </w:rPr>
              <w:instrText xml:space="preserve"> PAGEREF _Toc219798720 \h </w:instrText>
            </w:r>
            <w:r>
              <w:rPr>
                <w:noProof/>
                <w:webHidden/>
              </w:rPr>
            </w:r>
            <w:r>
              <w:rPr>
                <w:noProof/>
                <w:webHidden/>
              </w:rPr>
              <w:fldChar w:fldCharType="separate"/>
            </w:r>
            <w:r w:rsidR="00273F4F">
              <w:rPr>
                <w:noProof/>
                <w:webHidden/>
              </w:rPr>
              <w:t>6</w:t>
            </w:r>
            <w:r>
              <w:rPr>
                <w:noProof/>
                <w:webHidden/>
              </w:rPr>
              <w:fldChar w:fldCharType="end"/>
            </w:r>
          </w:hyperlink>
        </w:p>
        <w:p w14:paraId="2D37AA8C" w14:textId="1B5FF010" w:rsidR="000E3BE4" w:rsidRDefault="000E3BE4">
          <w:pPr>
            <w:pStyle w:val="25"/>
            <w:tabs>
              <w:tab w:val="left" w:pos="840"/>
              <w:tab w:val="right" w:leader="dot" w:pos="8494"/>
            </w:tabs>
            <w:rPr>
              <w:rFonts w:eastAsiaTheme="minorEastAsia"/>
              <w:smallCaps w:val="0"/>
              <w:noProof/>
              <w:sz w:val="21"/>
              <w:szCs w:val="24"/>
            </w:rPr>
          </w:pPr>
          <w:hyperlink w:anchor="_Toc219798721" w:history="1">
            <w:r w:rsidRPr="003C166B">
              <w:rPr>
                <w:rStyle w:val="af1"/>
                <w:noProof/>
              </w:rPr>
              <w:t>1.1</w:t>
            </w:r>
            <w:r>
              <w:rPr>
                <w:rFonts w:eastAsiaTheme="minorEastAsia"/>
                <w:smallCaps w:val="0"/>
                <w:noProof/>
                <w:sz w:val="21"/>
                <w:szCs w:val="24"/>
              </w:rPr>
              <w:tab/>
            </w:r>
            <w:r w:rsidRPr="003C166B">
              <w:rPr>
                <w:rStyle w:val="af1"/>
                <w:noProof/>
              </w:rPr>
              <w:t>研究の背景</w:t>
            </w:r>
            <w:r>
              <w:rPr>
                <w:noProof/>
                <w:webHidden/>
              </w:rPr>
              <w:tab/>
            </w:r>
            <w:r>
              <w:rPr>
                <w:noProof/>
                <w:webHidden/>
              </w:rPr>
              <w:fldChar w:fldCharType="begin"/>
            </w:r>
            <w:r>
              <w:rPr>
                <w:noProof/>
                <w:webHidden/>
              </w:rPr>
              <w:instrText xml:space="preserve"> PAGEREF _Toc219798721 \h </w:instrText>
            </w:r>
            <w:r>
              <w:rPr>
                <w:noProof/>
                <w:webHidden/>
              </w:rPr>
            </w:r>
            <w:r>
              <w:rPr>
                <w:noProof/>
                <w:webHidden/>
              </w:rPr>
              <w:fldChar w:fldCharType="separate"/>
            </w:r>
            <w:r w:rsidR="00273F4F">
              <w:rPr>
                <w:noProof/>
                <w:webHidden/>
              </w:rPr>
              <w:t>6</w:t>
            </w:r>
            <w:r>
              <w:rPr>
                <w:noProof/>
                <w:webHidden/>
              </w:rPr>
              <w:fldChar w:fldCharType="end"/>
            </w:r>
          </w:hyperlink>
        </w:p>
        <w:p w14:paraId="4B9693ED" w14:textId="1273CF09" w:rsidR="000E3BE4" w:rsidRDefault="000E3BE4">
          <w:pPr>
            <w:pStyle w:val="31"/>
            <w:tabs>
              <w:tab w:val="left" w:pos="1260"/>
              <w:tab w:val="right" w:leader="dot" w:pos="8494"/>
            </w:tabs>
            <w:rPr>
              <w:rFonts w:eastAsiaTheme="minorEastAsia"/>
              <w:i w:val="0"/>
              <w:iCs w:val="0"/>
              <w:noProof/>
              <w:sz w:val="21"/>
              <w:szCs w:val="24"/>
            </w:rPr>
          </w:pPr>
          <w:hyperlink w:anchor="_Toc219798722" w:history="1">
            <w:r w:rsidRPr="003C166B">
              <w:rPr>
                <w:rStyle w:val="af1"/>
                <w:noProof/>
              </w:rPr>
              <w:t>1.1.1</w:t>
            </w:r>
            <w:r>
              <w:rPr>
                <w:rFonts w:eastAsiaTheme="minorEastAsia"/>
                <w:i w:val="0"/>
                <w:iCs w:val="0"/>
                <w:noProof/>
                <w:sz w:val="21"/>
                <w:szCs w:val="24"/>
              </w:rPr>
              <w:tab/>
            </w:r>
            <w:r w:rsidRPr="003C166B">
              <w:rPr>
                <w:rStyle w:val="af1"/>
                <w:noProof/>
              </w:rPr>
              <w:t>英虞湾における真珠養殖と海底ゴミの問題</w:t>
            </w:r>
            <w:r>
              <w:rPr>
                <w:noProof/>
                <w:webHidden/>
              </w:rPr>
              <w:tab/>
            </w:r>
            <w:r>
              <w:rPr>
                <w:noProof/>
                <w:webHidden/>
              </w:rPr>
              <w:fldChar w:fldCharType="begin"/>
            </w:r>
            <w:r>
              <w:rPr>
                <w:noProof/>
                <w:webHidden/>
              </w:rPr>
              <w:instrText xml:space="preserve"> PAGEREF _Toc219798722 \h </w:instrText>
            </w:r>
            <w:r>
              <w:rPr>
                <w:noProof/>
                <w:webHidden/>
              </w:rPr>
            </w:r>
            <w:r>
              <w:rPr>
                <w:noProof/>
                <w:webHidden/>
              </w:rPr>
              <w:fldChar w:fldCharType="separate"/>
            </w:r>
            <w:r w:rsidR="00273F4F">
              <w:rPr>
                <w:noProof/>
                <w:webHidden/>
              </w:rPr>
              <w:t>6</w:t>
            </w:r>
            <w:r>
              <w:rPr>
                <w:noProof/>
                <w:webHidden/>
              </w:rPr>
              <w:fldChar w:fldCharType="end"/>
            </w:r>
          </w:hyperlink>
        </w:p>
        <w:p w14:paraId="6AB5C77B" w14:textId="767569E5" w:rsidR="000E3BE4" w:rsidRDefault="000E3BE4">
          <w:pPr>
            <w:pStyle w:val="31"/>
            <w:tabs>
              <w:tab w:val="left" w:pos="1260"/>
              <w:tab w:val="right" w:leader="dot" w:pos="8494"/>
            </w:tabs>
            <w:rPr>
              <w:rFonts w:eastAsiaTheme="minorEastAsia"/>
              <w:i w:val="0"/>
              <w:iCs w:val="0"/>
              <w:noProof/>
              <w:sz w:val="21"/>
              <w:szCs w:val="24"/>
            </w:rPr>
          </w:pPr>
          <w:hyperlink w:anchor="_Toc219798723" w:history="1">
            <w:r w:rsidRPr="003C166B">
              <w:rPr>
                <w:rStyle w:val="af1"/>
                <w:noProof/>
              </w:rPr>
              <w:t>1.1.2</w:t>
            </w:r>
            <w:r>
              <w:rPr>
                <w:rFonts w:eastAsiaTheme="minorEastAsia"/>
                <w:i w:val="0"/>
                <w:iCs w:val="0"/>
                <w:noProof/>
                <w:sz w:val="21"/>
                <w:szCs w:val="24"/>
              </w:rPr>
              <w:tab/>
            </w:r>
            <w:r w:rsidRPr="003C166B">
              <w:rPr>
                <w:rStyle w:val="af1"/>
                <w:noProof/>
              </w:rPr>
              <w:t>既存の調査手法とその限界</w:t>
            </w:r>
            <w:r>
              <w:rPr>
                <w:noProof/>
                <w:webHidden/>
              </w:rPr>
              <w:tab/>
            </w:r>
            <w:r>
              <w:rPr>
                <w:noProof/>
                <w:webHidden/>
              </w:rPr>
              <w:fldChar w:fldCharType="begin"/>
            </w:r>
            <w:r>
              <w:rPr>
                <w:noProof/>
                <w:webHidden/>
              </w:rPr>
              <w:instrText xml:space="preserve"> PAGEREF _Toc219798723 \h </w:instrText>
            </w:r>
            <w:r>
              <w:rPr>
                <w:noProof/>
                <w:webHidden/>
              </w:rPr>
            </w:r>
            <w:r>
              <w:rPr>
                <w:noProof/>
                <w:webHidden/>
              </w:rPr>
              <w:fldChar w:fldCharType="separate"/>
            </w:r>
            <w:r w:rsidR="00273F4F">
              <w:rPr>
                <w:noProof/>
                <w:webHidden/>
              </w:rPr>
              <w:t>6</w:t>
            </w:r>
            <w:r>
              <w:rPr>
                <w:noProof/>
                <w:webHidden/>
              </w:rPr>
              <w:fldChar w:fldCharType="end"/>
            </w:r>
          </w:hyperlink>
        </w:p>
        <w:p w14:paraId="5AB2B876" w14:textId="08D8D483" w:rsidR="000E3BE4" w:rsidRDefault="000E3BE4">
          <w:pPr>
            <w:pStyle w:val="31"/>
            <w:tabs>
              <w:tab w:val="left" w:pos="1260"/>
              <w:tab w:val="right" w:leader="dot" w:pos="8494"/>
            </w:tabs>
            <w:rPr>
              <w:rFonts w:eastAsiaTheme="minorEastAsia"/>
              <w:i w:val="0"/>
              <w:iCs w:val="0"/>
              <w:noProof/>
              <w:sz w:val="21"/>
              <w:szCs w:val="24"/>
            </w:rPr>
          </w:pPr>
          <w:hyperlink w:anchor="_Toc219798724" w:history="1">
            <w:r w:rsidRPr="003C166B">
              <w:rPr>
                <w:rStyle w:val="af1"/>
                <w:noProof/>
              </w:rPr>
              <w:t>1.1.3</w:t>
            </w:r>
            <w:r>
              <w:rPr>
                <w:rFonts w:eastAsiaTheme="minorEastAsia"/>
                <w:i w:val="0"/>
                <w:iCs w:val="0"/>
                <w:noProof/>
                <w:sz w:val="21"/>
                <w:szCs w:val="24"/>
              </w:rPr>
              <w:tab/>
            </w:r>
            <w:r w:rsidRPr="003C166B">
              <w:rPr>
                <w:rStyle w:val="af1"/>
                <w:noProof/>
              </w:rPr>
              <w:t>水中ドローンによる解決のアプローチ</w:t>
            </w:r>
            <w:r>
              <w:rPr>
                <w:noProof/>
                <w:webHidden/>
              </w:rPr>
              <w:tab/>
            </w:r>
            <w:r>
              <w:rPr>
                <w:noProof/>
                <w:webHidden/>
              </w:rPr>
              <w:fldChar w:fldCharType="begin"/>
            </w:r>
            <w:r>
              <w:rPr>
                <w:noProof/>
                <w:webHidden/>
              </w:rPr>
              <w:instrText xml:space="preserve"> PAGEREF _Toc219798724 \h </w:instrText>
            </w:r>
            <w:r>
              <w:rPr>
                <w:noProof/>
                <w:webHidden/>
              </w:rPr>
            </w:r>
            <w:r>
              <w:rPr>
                <w:noProof/>
                <w:webHidden/>
              </w:rPr>
              <w:fldChar w:fldCharType="separate"/>
            </w:r>
            <w:r w:rsidR="00273F4F">
              <w:rPr>
                <w:noProof/>
                <w:webHidden/>
              </w:rPr>
              <w:t>7</w:t>
            </w:r>
            <w:r>
              <w:rPr>
                <w:noProof/>
                <w:webHidden/>
              </w:rPr>
              <w:fldChar w:fldCharType="end"/>
            </w:r>
          </w:hyperlink>
        </w:p>
        <w:p w14:paraId="155B6D99" w14:textId="748ADA37" w:rsidR="000E3BE4" w:rsidRDefault="000E3BE4">
          <w:pPr>
            <w:pStyle w:val="25"/>
            <w:tabs>
              <w:tab w:val="left" w:pos="840"/>
              <w:tab w:val="right" w:leader="dot" w:pos="8494"/>
            </w:tabs>
            <w:rPr>
              <w:rFonts w:eastAsiaTheme="minorEastAsia"/>
              <w:smallCaps w:val="0"/>
              <w:noProof/>
              <w:sz w:val="21"/>
              <w:szCs w:val="24"/>
            </w:rPr>
          </w:pPr>
          <w:hyperlink w:anchor="_Toc219798725" w:history="1">
            <w:r w:rsidRPr="003C166B">
              <w:rPr>
                <w:rStyle w:val="af1"/>
                <w:noProof/>
              </w:rPr>
              <w:t>1.2</w:t>
            </w:r>
            <w:r>
              <w:rPr>
                <w:rFonts w:eastAsiaTheme="minorEastAsia"/>
                <w:smallCaps w:val="0"/>
                <w:noProof/>
                <w:sz w:val="21"/>
                <w:szCs w:val="24"/>
              </w:rPr>
              <w:tab/>
            </w:r>
            <w:r w:rsidRPr="003C166B">
              <w:rPr>
                <w:rStyle w:val="af1"/>
                <w:noProof/>
              </w:rPr>
              <w:t>研究の目的</w:t>
            </w:r>
            <w:r>
              <w:rPr>
                <w:noProof/>
                <w:webHidden/>
              </w:rPr>
              <w:tab/>
            </w:r>
            <w:r>
              <w:rPr>
                <w:noProof/>
                <w:webHidden/>
              </w:rPr>
              <w:fldChar w:fldCharType="begin"/>
            </w:r>
            <w:r>
              <w:rPr>
                <w:noProof/>
                <w:webHidden/>
              </w:rPr>
              <w:instrText xml:space="preserve"> PAGEREF _Toc219798725 \h </w:instrText>
            </w:r>
            <w:r>
              <w:rPr>
                <w:noProof/>
                <w:webHidden/>
              </w:rPr>
            </w:r>
            <w:r>
              <w:rPr>
                <w:noProof/>
                <w:webHidden/>
              </w:rPr>
              <w:fldChar w:fldCharType="separate"/>
            </w:r>
            <w:r w:rsidR="00273F4F">
              <w:rPr>
                <w:noProof/>
                <w:webHidden/>
              </w:rPr>
              <w:t>7</w:t>
            </w:r>
            <w:r>
              <w:rPr>
                <w:noProof/>
                <w:webHidden/>
              </w:rPr>
              <w:fldChar w:fldCharType="end"/>
            </w:r>
          </w:hyperlink>
        </w:p>
        <w:p w14:paraId="6F883B2E" w14:textId="439A70EA" w:rsidR="000E3BE4" w:rsidRDefault="000E3BE4">
          <w:pPr>
            <w:pStyle w:val="25"/>
            <w:tabs>
              <w:tab w:val="right" w:leader="dot" w:pos="8494"/>
            </w:tabs>
            <w:rPr>
              <w:rFonts w:eastAsiaTheme="minorEastAsia"/>
              <w:smallCaps w:val="0"/>
              <w:noProof/>
              <w:sz w:val="21"/>
              <w:szCs w:val="24"/>
            </w:rPr>
          </w:pPr>
          <w:hyperlink w:anchor="_Toc219798726" w:history="1">
            <w:r w:rsidRPr="003C166B">
              <w:rPr>
                <w:rStyle w:val="af1"/>
                <w:noProof/>
              </w:rPr>
              <w:t>1.3　論文の構成</w:t>
            </w:r>
            <w:r>
              <w:rPr>
                <w:noProof/>
                <w:webHidden/>
              </w:rPr>
              <w:tab/>
            </w:r>
            <w:r>
              <w:rPr>
                <w:noProof/>
                <w:webHidden/>
              </w:rPr>
              <w:fldChar w:fldCharType="begin"/>
            </w:r>
            <w:r>
              <w:rPr>
                <w:noProof/>
                <w:webHidden/>
              </w:rPr>
              <w:instrText xml:space="preserve"> PAGEREF _Toc219798726 \h </w:instrText>
            </w:r>
            <w:r>
              <w:rPr>
                <w:noProof/>
                <w:webHidden/>
              </w:rPr>
            </w:r>
            <w:r>
              <w:rPr>
                <w:noProof/>
                <w:webHidden/>
              </w:rPr>
              <w:fldChar w:fldCharType="separate"/>
            </w:r>
            <w:r w:rsidR="00273F4F">
              <w:rPr>
                <w:noProof/>
                <w:webHidden/>
              </w:rPr>
              <w:t>7</w:t>
            </w:r>
            <w:r>
              <w:rPr>
                <w:noProof/>
                <w:webHidden/>
              </w:rPr>
              <w:fldChar w:fldCharType="end"/>
            </w:r>
          </w:hyperlink>
        </w:p>
        <w:p w14:paraId="5853412E" w14:textId="4054B33D" w:rsidR="000E3BE4" w:rsidRDefault="000E3BE4">
          <w:pPr>
            <w:pStyle w:val="11"/>
            <w:tabs>
              <w:tab w:val="right" w:leader="dot" w:pos="8494"/>
            </w:tabs>
            <w:rPr>
              <w:rFonts w:eastAsiaTheme="minorEastAsia"/>
              <w:b w:val="0"/>
              <w:bCs w:val="0"/>
              <w:caps w:val="0"/>
              <w:noProof/>
              <w:sz w:val="21"/>
              <w:szCs w:val="24"/>
            </w:rPr>
          </w:pPr>
          <w:hyperlink w:anchor="_Toc219798727" w:history="1">
            <w:r w:rsidRPr="003C166B">
              <w:rPr>
                <w:rStyle w:val="af1"/>
                <w:noProof/>
              </w:rPr>
              <w:t>第２章　提案システムの構成と金属ゴミの測定原理</w:t>
            </w:r>
            <w:r>
              <w:rPr>
                <w:noProof/>
                <w:webHidden/>
              </w:rPr>
              <w:tab/>
            </w:r>
            <w:r>
              <w:rPr>
                <w:noProof/>
                <w:webHidden/>
              </w:rPr>
              <w:fldChar w:fldCharType="begin"/>
            </w:r>
            <w:r>
              <w:rPr>
                <w:noProof/>
                <w:webHidden/>
              </w:rPr>
              <w:instrText xml:space="preserve"> PAGEREF _Toc219798727 \h </w:instrText>
            </w:r>
            <w:r>
              <w:rPr>
                <w:noProof/>
                <w:webHidden/>
              </w:rPr>
            </w:r>
            <w:r>
              <w:rPr>
                <w:noProof/>
                <w:webHidden/>
              </w:rPr>
              <w:fldChar w:fldCharType="separate"/>
            </w:r>
            <w:r w:rsidR="00273F4F">
              <w:rPr>
                <w:noProof/>
                <w:webHidden/>
              </w:rPr>
              <w:t>8</w:t>
            </w:r>
            <w:r>
              <w:rPr>
                <w:noProof/>
                <w:webHidden/>
              </w:rPr>
              <w:fldChar w:fldCharType="end"/>
            </w:r>
          </w:hyperlink>
        </w:p>
        <w:p w14:paraId="0CF86A17" w14:textId="4CD8C902" w:rsidR="000E3BE4" w:rsidRDefault="000E3BE4">
          <w:pPr>
            <w:pStyle w:val="25"/>
            <w:tabs>
              <w:tab w:val="right" w:leader="dot" w:pos="8494"/>
            </w:tabs>
            <w:rPr>
              <w:rFonts w:eastAsiaTheme="minorEastAsia"/>
              <w:smallCaps w:val="0"/>
              <w:noProof/>
              <w:sz w:val="21"/>
              <w:szCs w:val="24"/>
            </w:rPr>
          </w:pPr>
          <w:hyperlink w:anchor="_Toc219798728" w:history="1">
            <w:r w:rsidRPr="003C166B">
              <w:rPr>
                <w:rStyle w:val="af1"/>
                <w:noProof/>
              </w:rPr>
              <w:t>2.1　測定原理</w:t>
            </w:r>
            <w:r>
              <w:rPr>
                <w:noProof/>
                <w:webHidden/>
              </w:rPr>
              <w:tab/>
            </w:r>
            <w:r>
              <w:rPr>
                <w:noProof/>
                <w:webHidden/>
              </w:rPr>
              <w:fldChar w:fldCharType="begin"/>
            </w:r>
            <w:r>
              <w:rPr>
                <w:noProof/>
                <w:webHidden/>
              </w:rPr>
              <w:instrText xml:space="preserve"> PAGEREF _Toc219798728 \h </w:instrText>
            </w:r>
            <w:r>
              <w:rPr>
                <w:noProof/>
                <w:webHidden/>
              </w:rPr>
            </w:r>
            <w:r>
              <w:rPr>
                <w:noProof/>
                <w:webHidden/>
              </w:rPr>
              <w:fldChar w:fldCharType="separate"/>
            </w:r>
            <w:r w:rsidR="00273F4F">
              <w:rPr>
                <w:noProof/>
                <w:webHidden/>
              </w:rPr>
              <w:t>8</w:t>
            </w:r>
            <w:r>
              <w:rPr>
                <w:noProof/>
                <w:webHidden/>
              </w:rPr>
              <w:fldChar w:fldCharType="end"/>
            </w:r>
          </w:hyperlink>
        </w:p>
        <w:p w14:paraId="310AA8CE" w14:textId="3D9AFAAA" w:rsidR="000E3BE4" w:rsidRDefault="000E3BE4">
          <w:pPr>
            <w:pStyle w:val="25"/>
            <w:tabs>
              <w:tab w:val="right" w:leader="dot" w:pos="8494"/>
            </w:tabs>
            <w:rPr>
              <w:rFonts w:eastAsiaTheme="minorEastAsia"/>
              <w:smallCaps w:val="0"/>
              <w:noProof/>
              <w:sz w:val="21"/>
              <w:szCs w:val="24"/>
            </w:rPr>
          </w:pPr>
          <w:hyperlink w:anchor="_Toc219798729" w:history="1">
            <w:r w:rsidRPr="003C166B">
              <w:rPr>
                <w:rStyle w:val="af1"/>
                <w:noProof/>
              </w:rPr>
              <w:t>2.2　システム全体構成</w:t>
            </w:r>
            <w:r>
              <w:rPr>
                <w:noProof/>
                <w:webHidden/>
              </w:rPr>
              <w:tab/>
            </w:r>
            <w:r>
              <w:rPr>
                <w:noProof/>
                <w:webHidden/>
              </w:rPr>
              <w:fldChar w:fldCharType="begin"/>
            </w:r>
            <w:r>
              <w:rPr>
                <w:noProof/>
                <w:webHidden/>
              </w:rPr>
              <w:instrText xml:space="preserve"> PAGEREF _Toc219798729 \h </w:instrText>
            </w:r>
            <w:r>
              <w:rPr>
                <w:noProof/>
                <w:webHidden/>
              </w:rPr>
            </w:r>
            <w:r>
              <w:rPr>
                <w:noProof/>
                <w:webHidden/>
              </w:rPr>
              <w:fldChar w:fldCharType="separate"/>
            </w:r>
            <w:r w:rsidR="00273F4F">
              <w:rPr>
                <w:noProof/>
                <w:webHidden/>
              </w:rPr>
              <w:t>9</w:t>
            </w:r>
            <w:r>
              <w:rPr>
                <w:noProof/>
                <w:webHidden/>
              </w:rPr>
              <w:fldChar w:fldCharType="end"/>
            </w:r>
          </w:hyperlink>
        </w:p>
        <w:p w14:paraId="00FAC660" w14:textId="7862C796" w:rsidR="000E3BE4" w:rsidRDefault="000E3BE4">
          <w:pPr>
            <w:pStyle w:val="31"/>
            <w:tabs>
              <w:tab w:val="right" w:leader="dot" w:pos="8494"/>
            </w:tabs>
            <w:rPr>
              <w:rFonts w:eastAsiaTheme="minorEastAsia"/>
              <w:i w:val="0"/>
              <w:iCs w:val="0"/>
              <w:noProof/>
              <w:sz w:val="21"/>
              <w:szCs w:val="24"/>
            </w:rPr>
          </w:pPr>
          <w:hyperlink w:anchor="_Toc219798730" w:history="1">
            <w:r w:rsidRPr="003C166B">
              <w:rPr>
                <w:rStyle w:val="af1"/>
                <w:noProof/>
              </w:rPr>
              <w:t>2.2.1　提案システムの概要</w:t>
            </w:r>
            <w:r>
              <w:rPr>
                <w:noProof/>
                <w:webHidden/>
              </w:rPr>
              <w:tab/>
            </w:r>
            <w:r>
              <w:rPr>
                <w:noProof/>
                <w:webHidden/>
              </w:rPr>
              <w:fldChar w:fldCharType="begin"/>
            </w:r>
            <w:r>
              <w:rPr>
                <w:noProof/>
                <w:webHidden/>
              </w:rPr>
              <w:instrText xml:space="preserve"> PAGEREF _Toc219798730 \h </w:instrText>
            </w:r>
            <w:r>
              <w:rPr>
                <w:noProof/>
                <w:webHidden/>
              </w:rPr>
            </w:r>
            <w:r>
              <w:rPr>
                <w:noProof/>
                <w:webHidden/>
              </w:rPr>
              <w:fldChar w:fldCharType="separate"/>
            </w:r>
            <w:r w:rsidR="00273F4F">
              <w:rPr>
                <w:noProof/>
                <w:webHidden/>
              </w:rPr>
              <w:t>9</w:t>
            </w:r>
            <w:r>
              <w:rPr>
                <w:noProof/>
                <w:webHidden/>
              </w:rPr>
              <w:fldChar w:fldCharType="end"/>
            </w:r>
          </w:hyperlink>
        </w:p>
        <w:p w14:paraId="2F98F4B1" w14:textId="256F5D1F" w:rsidR="000E3BE4" w:rsidRDefault="000E3BE4">
          <w:pPr>
            <w:pStyle w:val="31"/>
            <w:tabs>
              <w:tab w:val="right" w:leader="dot" w:pos="8494"/>
            </w:tabs>
            <w:rPr>
              <w:rFonts w:eastAsiaTheme="minorEastAsia"/>
              <w:i w:val="0"/>
              <w:iCs w:val="0"/>
              <w:noProof/>
              <w:sz w:val="21"/>
              <w:szCs w:val="24"/>
            </w:rPr>
          </w:pPr>
          <w:hyperlink w:anchor="_Toc219798731" w:history="1">
            <w:r w:rsidRPr="003C166B">
              <w:rPr>
                <w:rStyle w:val="af1"/>
                <w:noProof/>
              </w:rPr>
              <w:t>2.2.2　本研究における実験構成</w:t>
            </w:r>
            <w:r>
              <w:rPr>
                <w:noProof/>
                <w:webHidden/>
              </w:rPr>
              <w:tab/>
            </w:r>
            <w:r>
              <w:rPr>
                <w:noProof/>
                <w:webHidden/>
              </w:rPr>
              <w:fldChar w:fldCharType="begin"/>
            </w:r>
            <w:r>
              <w:rPr>
                <w:noProof/>
                <w:webHidden/>
              </w:rPr>
              <w:instrText xml:space="preserve"> PAGEREF _Toc219798731 \h </w:instrText>
            </w:r>
            <w:r>
              <w:rPr>
                <w:noProof/>
                <w:webHidden/>
              </w:rPr>
            </w:r>
            <w:r>
              <w:rPr>
                <w:noProof/>
                <w:webHidden/>
              </w:rPr>
              <w:fldChar w:fldCharType="separate"/>
            </w:r>
            <w:r w:rsidR="00273F4F">
              <w:rPr>
                <w:noProof/>
                <w:webHidden/>
              </w:rPr>
              <w:t>10</w:t>
            </w:r>
            <w:r>
              <w:rPr>
                <w:noProof/>
                <w:webHidden/>
              </w:rPr>
              <w:fldChar w:fldCharType="end"/>
            </w:r>
          </w:hyperlink>
        </w:p>
        <w:p w14:paraId="19EFFD66" w14:textId="05D267FB" w:rsidR="000E3BE4" w:rsidRDefault="000E3BE4">
          <w:pPr>
            <w:pStyle w:val="25"/>
            <w:tabs>
              <w:tab w:val="right" w:leader="dot" w:pos="8494"/>
            </w:tabs>
            <w:rPr>
              <w:rFonts w:eastAsiaTheme="minorEastAsia"/>
              <w:smallCaps w:val="0"/>
              <w:noProof/>
              <w:sz w:val="21"/>
              <w:szCs w:val="24"/>
            </w:rPr>
          </w:pPr>
          <w:hyperlink w:anchor="_Toc219798732" w:history="1">
            <w:r w:rsidRPr="003C166B">
              <w:rPr>
                <w:rStyle w:val="af1"/>
                <w:noProof/>
              </w:rPr>
              <w:t>2.3　水中ドローンのハードウェア構成</w:t>
            </w:r>
            <w:r>
              <w:rPr>
                <w:noProof/>
                <w:webHidden/>
              </w:rPr>
              <w:tab/>
            </w:r>
            <w:r>
              <w:rPr>
                <w:noProof/>
                <w:webHidden/>
              </w:rPr>
              <w:fldChar w:fldCharType="begin"/>
            </w:r>
            <w:r>
              <w:rPr>
                <w:noProof/>
                <w:webHidden/>
              </w:rPr>
              <w:instrText xml:space="preserve"> PAGEREF _Toc219798732 \h </w:instrText>
            </w:r>
            <w:r>
              <w:rPr>
                <w:noProof/>
                <w:webHidden/>
              </w:rPr>
            </w:r>
            <w:r>
              <w:rPr>
                <w:noProof/>
                <w:webHidden/>
              </w:rPr>
              <w:fldChar w:fldCharType="separate"/>
            </w:r>
            <w:r w:rsidR="00273F4F">
              <w:rPr>
                <w:noProof/>
                <w:webHidden/>
              </w:rPr>
              <w:t>10</w:t>
            </w:r>
            <w:r>
              <w:rPr>
                <w:noProof/>
                <w:webHidden/>
              </w:rPr>
              <w:fldChar w:fldCharType="end"/>
            </w:r>
          </w:hyperlink>
        </w:p>
        <w:p w14:paraId="26D901E5" w14:textId="3423C43C" w:rsidR="000E3BE4" w:rsidRDefault="000E3BE4">
          <w:pPr>
            <w:pStyle w:val="25"/>
            <w:tabs>
              <w:tab w:val="right" w:leader="dot" w:pos="8494"/>
            </w:tabs>
            <w:rPr>
              <w:rFonts w:eastAsiaTheme="minorEastAsia"/>
              <w:smallCaps w:val="0"/>
              <w:noProof/>
              <w:sz w:val="21"/>
              <w:szCs w:val="24"/>
            </w:rPr>
          </w:pPr>
          <w:hyperlink w:anchor="_Toc219798733" w:history="1">
            <w:r w:rsidRPr="003C166B">
              <w:rPr>
                <w:rStyle w:val="af1"/>
                <w:noProof/>
              </w:rPr>
              <w:t>2.4　電磁センサの設計・製作</w:t>
            </w:r>
            <w:r>
              <w:rPr>
                <w:noProof/>
                <w:webHidden/>
              </w:rPr>
              <w:tab/>
            </w:r>
            <w:r>
              <w:rPr>
                <w:noProof/>
                <w:webHidden/>
              </w:rPr>
              <w:fldChar w:fldCharType="begin"/>
            </w:r>
            <w:r>
              <w:rPr>
                <w:noProof/>
                <w:webHidden/>
              </w:rPr>
              <w:instrText xml:space="preserve"> PAGEREF _Toc219798733 \h </w:instrText>
            </w:r>
            <w:r>
              <w:rPr>
                <w:noProof/>
                <w:webHidden/>
              </w:rPr>
            </w:r>
            <w:r>
              <w:rPr>
                <w:noProof/>
                <w:webHidden/>
              </w:rPr>
              <w:fldChar w:fldCharType="separate"/>
            </w:r>
            <w:r w:rsidR="00273F4F">
              <w:rPr>
                <w:noProof/>
                <w:webHidden/>
              </w:rPr>
              <w:t>11</w:t>
            </w:r>
            <w:r>
              <w:rPr>
                <w:noProof/>
                <w:webHidden/>
              </w:rPr>
              <w:fldChar w:fldCharType="end"/>
            </w:r>
          </w:hyperlink>
        </w:p>
        <w:p w14:paraId="6E2A6320" w14:textId="406EA46D" w:rsidR="000E3BE4" w:rsidRDefault="000E3BE4">
          <w:pPr>
            <w:pStyle w:val="11"/>
            <w:tabs>
              <w:tab w:val="right" w:leader="dot" w:pos="8494"/>
            </w:tabs>
            <w:rPr>
              <w:rFonts w:eastAsiaTheme="minorEastAsia"/>
              <w:b w:val="0"/>
              <w:bCs w:val="0"/>
              <w:caps w:val="0"/>
              <w:noProof/>
              <w:sz w:val="21"/>
              <w:szCs w:val="24"/>
            </w:rPr>
          </w:pPr>
          <w:hyperlink w:anchor="_Toc219798734" w:history="1">
            <w:r w:rsidRPr="003C166B">
              <w:rPr>
                <w:rStyle w:val="af1"/>
                <w:noProof/>
              </w:rPr>
              <w:t>第３章　評価実験および考察</w:t>
            </w:r>
            <w:r>
              <w:rPr>
                <w:noProof/>
                <w:webHidden/>
              </w:rPr>
              <w:tab/>
            </w:r>
            <w:r>
              <w:rPr>
                <w:noProof/>
                <w:webHidden/>
              </w:rPr>
              <w:fldChar w:fldCharType="begin"/>
            </w:r>
            <w:r>
              <w:rPr>
                <w:noProof/>
                <w:webHidden/>
              </w:rPr>
              <w:instrText xml:space="preserve"> PAGEREF _Toc219798734 \h </w:instrText>
            </w:r>
            <w:r>
              <w:rPr>
                <w:noProof/>
                <w:webHidden/>
              </w:rPr>
            </w:r>
            <w:r>
              <w:rPr>
                <w:noProof/>
                <w:webHidden/>
              </w:rPr>
              <w:fldChar w:fldCharType="separate"/>
            </w:r>
            <w:r w:rsidR="00273F4F">
              <w:rPr>
                <w:noProof/>
                <w:webHidden/>
              </w:rPr>
              <w:t>14</w:t>
            </w:r>
            <w:r>
              <w:rPr>
                <w:noProof/>
                <w:webHidden/>
              </w:rPr>
              <w:fldChar w:fldCharType="end"/>
            </w:r>
          </w:hyperlink>
        </w:p>
        <w:p w14:paraId="6B29BC45" w14:textId="6BA4715B" w:rsidR="000E3BE4" w:rsidRDefault="000E3BE4">
          <w:pPr>
            <w:pStyle w:val="25"/>
            <w:tabs>
              <w:tab w:val="right" w:leader="dot" w:pos="8494"/>
            </w:tabs>
            <w:rPr>
              <w:rFonts w:eastAsiaTheme="minorEastAsia"/>
              <w:smallCaps w:val="0"/>
              <w:noProof/>
              <w:sz w:val="21"/>
              <w:szCs w:val="24"/>
            </w:rPr>
          </w:pPr>
          <w:hyperlink w:anchor="_Toc219798735" w:history="1">
            <w:r w:rsidRPr="003C166B">
              <w:rPr>
                <w:rStyle w:val="af1"/>
                <w:noProof/>
              </w:rPr>
              <w:t>3.1　実験概要</w:t>
            </w:r>
            <w:r>
              <w:rPr>
                <w:noProof/>
                <w:webHidden/>
              </w:rPr>
              <w:tab/>
            </w:r>
            <w:r>
              <w:rPr>
                <w:noProof/>
                <w:webHidden/>
              </w:rPr>
              <w:fldChar w:fldCharType="begin"/>
            </w:r>
            <w:r>
              <w:rPr>
                <w:noProof/>
                <w:webHidden/>
              </w:rPr>
              <w:instrText xml:space="preserve"> PAGEREF _Toc219798735 \h </w:instrText>
            </w:r>
            <w:r>
              <w:rPr>
                <w:noProof/>
                <w:webHidden/>
              </w:rPr>
            </w:r>
            <w:r>
              <w:rPr>
                <w:noProof/>
                <w:webHidden/>
              </w:rPr>
              <w:fldChar w:fldCharType="separate"/>
            </w:r>
            <w:r w:rsidR="00273F4F">
              <w:rPr>
                <w:noProof/>
                <w:webHidden/>
              </w:rPr>
              <w:t>14</w:t>
            </w:r>
            <w:r>
              <w:rPr>
                <w:noProof/>
                <w:webHidden/>
              </w:rPr>
              <w:fldChar w:fldCharType="end"/>
            </w:r>
          </w:hyperlink>
        </w:p>
        <w:p w14:paraId="3B288C0B" w14:textId="226E8CDD" w:rsidR="000E3BE4" w:rsidRDefault="000E3BE4">
          <w:pPr>
            <w:pStyle w:val="31"/>
            <w:tabs>
              <w:tab w:val="right" w:leader="dot" w:pos="8494"/>
            </w:tabs>
            <w:rPr>
              <w:rFonts w:eastAsiaTheme="minorEastAsia"/>
              <w:i w:val="0"/>
              <w:iCs w:val="0"/>
              <w:noProof/>
              <w:sz w:val="21"/>
              <w:szCs w:val="24"/>
            </w:rPr>
          </w:pPr>
          <w:hyperlink w:anchor="_Toc219798736" w:history="1">
            <w:r w:rsidRPr="003C166B">
              <w:rPr>
                <w:rStyle w:val="af1"/>
                <w:noProof/>
              </w:rPr>
              <w:t>3.1.1　基礎特性の検証</w:t>
            </w:r>
            <w:r>
              <w:rPr>
                <w:noProof/>
                <w:webHidden/>
              </w:rPr>
              <w:tab/>
            </w:r>
            <w:r>
              <w:rPr>
                <w:noProof/>
                <w:webHidden/>
              </w:rPr>
              <w:fldChar w:fldCharType="begin"/>
            </w:r>
            <w:r>
              <w:rPr>
                <w:noProof/>
                <w:webHidden/>
              </w:rPr>
              <w:instrText xml:space="preserve"> PAGEREF _Toc219798736 \h </w:instrText>
            </w:r>
            <w:r>
              <w:rPr>
                <w:noProof/>
                <w:webHidden/>
              </w:rPr>
            </w:r>
            <w:r>
              <w:rPr>
                <w:noProof/>
                <w:webHidden/>
              </w:rPr>
              <w:fldChar w:fldCharType="separate"/>
            </w:r>
            <w:r w:rsidR="00273F4F">
              <w:rPr>
                <w:noProof/>
                <w:webHidden/>
              </w:rPr>
              <w:t>14</w:t>
            </w:r>
            <w:r>
              <w:rPr>
                <w:noProof/>
                <w:webHidden/>
              </w:rPr>
              <w:fldChar w:fldCharType="end"/>
            </w:r>
          </w:hyperlink>
        </w:p>
        <w:p w14:paraId="1D9147E8" w14:textId="66AB8D95" w:rsidR="000E3BE4" w:rsidRDefault="000E3BE4">
          <w:pPr>
            <w:pStyle w:val="31"/>
            <w:tabs>
              <w:tab w:val="right" w:leader="dot" w:pos="8494"/>
            </w:tabs>
            <w:rPr>
              <w:rFonts w:eastAsiaTheme="minorEastAsia"/>
              <w:i w:val="0"/>
              <w:iCs w:val="0"/>
              <w:noProof/>
              <w:sz w:val="21"/>
              <w:szCs w:val="24"/>
            </w:rPr>
          </w:pPr>
          <w:hyperlink w:anchor="_Toc219798737" w:history="1">
            <w:r w:rsidRPr="003C166B">
              <w:rPr>
                <w:rStyle w:val="af1"/>
                <w:noProof/>
              </w:rPr>
              <w:t>3.1.2　システム動作検証</w:t>
            </w:r>
            <w:r>
              <w:rPr>
                <w:noProof/>
                <w:webHidden/>
              </w:rPr>
              <w:tab/>
            </w:r>
            <w:r>
              <w:rPr>
                <w:noProof/>
                <w:webHidden/>
              </w:rPr>
              <w:fldChar w:fldCharType="begin"/>
            </w:r>
            <w:r>
              <w:rPr>
                <w:noProof/>
                <w:webHidden/>
              </w:rPr>
              <w:instrText xml:space="preserve"> PAGEREF _Toc219798737 \h </w:instrText>
            </w:r>
            <w:r>
              <w:rPr>
                <w:noProof/>
                <w:webHidden/>
              </w:rPr>
            </w:r>
            <w:r>
              <w:rPr>
                <w:noProof/>
                <w:webHidden/>
              </w:rPr>
              <w:fldChar w:fldCharType="separate"/>
            </w:r>
            <w:r w:rsidR="00273F4F">
              <w:rPr>
                <w:noProof/>
                <w:webHidden/>
              </w:rPr>
              <w:t>14</w:t>
            </w:r>
            <w:r>
              <w:rPr>
                <w:noProof/>
                <w:webHidden/>
              </w:rPr>
              <w:fldChar w:fldCharType="end"/>
            </w:r>
          </w:hyperlink>
        </w:p>
        <w:p w14:paraId="698054D0" w14:textId="278E9CF7" w:rsidR="000E3BE4" w:rsidRDefault="000E3BE4">
          <w:pPr>
            <w:pStyle w:val="25"/>
            <w:tabs>
              <w:tab w:val="right" w:leader="dot" w:pos="8494"/>
            </w:tabs>
            <w:rPr>
              <w:rFonts w:eastAsiaTheme="minorEastAsia"/>
              <w:smallCaps w:val="0"/>
              <w:noProof/>
              <w:sz w:val="21"/>
              <w:szCs w:val="24"/>
            </w:rPr>
          </w:pPr>
          <w:hyperlink w:anchor="_Toc219798738" w:history="1">
            <w:r w:rsidRPr="003C166B">
              <w:rPr>
                <w:rStyle w:val="af1"/>
                <w:noProof/>
              </w:rPr>
              <w:t>3.2　水槽を用いた基礎特性の検証</w:t>
            </w:r>
            <w:r>
              <w:rPr>
                <w:noProof/>
                <w:webHidden/>
              </w:rPr>
              <w:tab/>
            </w:r>
            <w:r>
              <w:rPr>
                <w:noProof/>
                <w:webHidden/>
              </w:rPr>
              <w:fldChar w:fldCharType="begin"/>
            </w:r>
            <w:r>
              <w:rPr>
                <w:noProof/>
                <w:webHidden/>
              </w:rPr>
              <w:instrText xml:space="preserve"> PAGEREF _Toc219798738 \h </w:instrText>
            </w:r>
            <w:r>
              <w:rPr>
                <w:noProof/>
                <w:webHidden/>
              </w:rPr>
            </w:r>
            <w:r>
              <w:rPr>
                <w:noProof/>
                <w:webHidden/>
              </w:rPr>
              <w:fldChar w:fldCharType="separate"/>
            </w:r>
            <w:r w:rsidR="00273F4F">
              <w:rPr>
                <w:noProof/>
                <w:webHidden/>
              </w:rPr>
              <w:t>14</w:t>
            </w:r>
            <w:r>
              <w:rPr>
                <w:noProof/>
                <w:webHidden/>
              </w:rPr>
              <w:fldChar w:fldCharType="end"/>
            </w:r>
          </w:hyperlink>
        </w:p>
        <w:p w14:paraId="7B429EFA" w14:textId="1B7B0285" w:rsidR="000E3BE4" w:rsidRDefault="000E3BE4">
          <w:pPr>
            <w:pStyle w:val="31"/>
            <w:tabs>
              <w:tab w:val="right" w:leader="dot" w:pos="8494"/>
            </w:tabs>
            <w:rPr>
              <w:rFonts w:eastAsiaTheme="minorEastAsia"/>
              <w:i w:val="0"/>
              <w:iCs w:val="0"/>
              <w:noProof/>
              <w:sz w:val="21"/>
              <w:szCs w:val="24"/>
            </w:rPr>
          </w:pPr>
          <w:hyperlink w:anchor="_Toc219798739" w:history="1">
            <w:r w:rsidRPr="003C166B">
              <w:rPr>
                <w:rStyle w:val="af1"/>
                <w:noProof/>
              </w:rPr>
              <w:t>3.2.1　実験方法</w:t>
            </w:r>
            <w:r>
              <w:rPr>
                <w:noProof/>
                <w:webHidden/>
              </w:rPr>
              <w:tab/>
            </w:r>
            <w:r>
              <w:rPr>
                <w:noProof/>
                <w:webHidden/>
              </w:rPr>
              <w:fldChar w:fldCharType="begin"/>
            </w:r>
            <w:r>
              <w:rPr>
                <w:noProof/>
                <w:webHidden/>
              </w:rPr>
              <w:instrText xml:space="preserve"> PAGEREF _Toc219798739 \h </w:instrText>
            </w:r>
            <w:r>
              <w:rPr>
                <w:noProof/>
                <w:webHidden/>
              </w:rPr>
            </w:r>
            <w:r>
              <w:rPr>
                <w:noProof/>
                <w:webHidden/>
              </w:rPr>
              <w:fldChar w:fldCharType="separate"/>
            </w:r>
            <w:r w:rsidR="00273F4F">
              <w:rPr>
                <w:noProof/>
                <w:webHidden/>
              </w:rPr>
              <w:t>14</w:t>
            </w:r>
            <w:r>
              <w:rPr>
                <w:noProof/>
                <w:webHidden/>
              </w:rPr>
              <w:fldChar w:fldCharType="end"/>
            </w:r>
          </w:hyperlink>
        </w:p>
        <w:p w14:paraId="45D9E0D8" w14:textId="331C4856" w:rsidR="000E3BE4" w:rsidRDefault="000E3BE4">
          <w:pPr>
            <w:pStyle w:val="31"/>
            <w:tabs>
              <w:tab w:val="right" w:leader="dot" w:pos="8494"/>
            </w:tabs>
            <w:rPr>
              <w:rFonts w:eastAsiaTheme="minorEastAsia"/>
              <w:i w:val="0"/>
              <w:iCs w:val="0"/>
              <w:noProof/>
              <w:sz w:val="21"/>
              <w:szCs w:val="24"/>
            </w:rPr>
          </w:pPr>
          <w:hyperlink w:anchor="_Toc219798740" w:history="1">
            <w:r w:rsidRPr="003C166B">
              <w:rPr>
                <w:rStyle w:val="af1"/>
                <w:noProof/>
              </w:rPr>
              <w:t>3.2.2　淡水での実験結果</w:t>
            </w:r>
            <w:r>
              <w:rPr>
                <w:noProof/>
                <w:webHidden/>
              </w:rPr>
              <w:tab/>
            </w:r>
            <w:r>
              <w:rPr>
                <w:noProof/>
                <w:webHidden/>
              </w:rPr>
              <w:fldChar w:fldCharType="begin"/>
            </w:r>
            <w:r>
              <w:rPr>
                <w:noProof/>
                <w:webHidden/>
              </w:rPr>
              <w:instrText xml:space="preserve"> PAGEREF _Toc219798740 \h </w:instrText>
            </w:r>
            <w:r>
              <w:rPr>
                <w:noProof/>
                <w:webHidden/>
              </w:rPr>
            </w:r>
            <w:r>
              <w:rPr>
                <w:noProof/>
                <w:webHidden/>
              </w:rPr>
              <w:fldChar w:fldCharType="separate"/>
            </w:r>
            <w:r w:rsidR="00273F4F">
              <w:rPr>
                <w:noProof/>
                <w:webHidden/>
              </w:rPr>
              <w:t>15</w:t>
            </w:r>
            <w:r>
              <w:rPr>
                <w:noProof/>
                <w:webHidden/>
              </w:rPr>
              <w:fldChar w:fldCharType="end"/>
            </w:r>
          </w:hyperlink>
        </w:p>
        <w:p w14:paraId="52939A41" w14:textId="7FEE0722" w:rsidR="000E3BE4" w:rsidRDefault="000E3BE4">
          <w:pPr>
            <w:pStyle w:val="31"/>
            <w:tabs>
              <w:tab w:val="right" w:leader="dot" w:pos="8494"/>
            </w:tabs>
            <w:rPr>
              <w:rFonts w:eastAsiaTheme="minorEastAsia"/>
              <w:i w:val="0"/>
              <w:iCs w:val="0"/>
              <w:noProof/>
              <w:sz w:val="21"/>
              <w:szCs w:val="24"/>
            </w:rPr>
          </w:pPr>
          <w:hyperlink w:anchor="_Toc219798741" w:history="1">
            <w:r w:rsidRPr="003C166B">
              <w:rPr>
                <w:rStyle w:val="af1"/>
                <w:noProof/>
              </w:rPr>
              <w:t>3.2.3　人工海水での実験結果</w:t>
            </w:r>
            <w:r>
              <w:rPr>
                <w:noProof/>
                <w:webHidden/>
              </w:rPr>
              <w:tab/>
            </w:r>
            <w:r>
              <w:rPr>
                <w:noProof/>
                <w:webHidden/>
              </w:rPr>
              <w:fldChar w:fldCharType="begin"/>
            </w:r>
            <w:r>
              <w:rPr>
                <w:noProof/>
                <w:webHidden/>
              </w:rPr>
              <w:instrText xml:space="preserve"> PAGEREF _Toc219798741 \h </w:instrText>
            </w:r>
            <w:r>
              <w:rPr>
                <w:noProof/>
                <w:webHidden/>
              </w:rPr>
            </w:r>
            <w:r>
              <w:rPr>
                <w:noProof/>
                <w:webHidden/>
              </w:rPr>
              <w:fldChar w:fldCharType="separate"/>
            </w:r>
            <w:r w:rsidR="00273F4F">
              <w:rPr>
                <w:noProof/>
                <w:webHidden/>
              </w:rPr>
              <w:t>22</w:t>
            </w:r>
            <w:r>
              <w:rPr>
                <w:noProof/>
                <w:webHidden/>
              </w:rPr>
              <w:fldChar w:fldCharType="end"/>
            </w:r>
          </w:hyperlink>
        </w:p>
        <w:p w14:paraId="03919D03" w14:textId="0672EED7" w:rsidR="000E3BE4" w:rsidRDefault="000E3BE4">
          <w:pPr>
            <w:pStyle w:val="31"/>
            <w:tabs>
              <w:tab w:val="right" w:leader="dot" w:pos="8494"/>
            </w:tabs>
            <w:rPr>
              <w:rFonts w:eastAsiaTheme="minorEastAsia"/>
              <w:i w:val="0"/>
              <w:iCs w:val="0"/>
              <w:noProof/>
              <w:sz w:val="21"/>
              <w:szCs w:val="24"/>
            </w:rPr>
          </w:pPr>
          <w:hyperlink w:anchor="_Toc219798742" w:history="1">
            <w:r w:rsidRPr="003C166B">
              <w:rPr>
                <w:rStyle w:val="af1"/>
                <w:noProof/>
              </w:rPr>
              <w:t>3.2.4　水槽実験の小括</w:t>
            </w:r>
            <w:r>
              <w:rPr>
                <w:noProof/>
                <w:webHidden/>
              </w:rPr>
              <w:tab/>
            </w:r>
            <w:r>
              <w:rPr>
                <w:noProof/>
                <w:webHidden/>
              </w:rPr>
              <w:fldChar w:fldCharType="begin"/>
            </w:r>
            <w:r>
              <w:rPr>
                <w:noProof/>
                <w:webHidden/>
              </w:rPr>
              <w:instrText xml:space="preserve"> PAGEREF _Toc219798742 \h </w:instrText>
            </w:r>
            <w:r>
              <w:rPr>
                <w:noProof/>
                <w:webHidden/>
              </w:rPr>
            </w:r>
            <w:r>
              <w:rPr>
                <w:noProof/>
                <w:webHidden/>
              </w:rPr>
              <w:fldChar w:fldCharType="separate"/>
            </w:r>
            <w:r w:rsidR="00273F4F">
              <w:rPr>
                <w:noProof/>
                <w:webHidden/>
              </w:rPr>
              <w:t>22</w:t>
            </w:r>
            <w:r>
              <w:rPr>
                <w:noProof/>
                <w:webHidden/>
              </w:rPr>
              <w:fldChar w:fldCharType="end"/>
            </w:r>
          </w:hyperlink>
        </w:p>
        <w:p w14:paraId="04413710" w14:textId="202CCF9B" w:rsidR="000E3BE4" w:rsidRDefault="000E3BE4">
          <w:pPr>
            <w:pStyle w:val="25"/>
            <w:tabs>
              <w:tab w:val="right" w:leader="dot" w:pos="8494"/>
            </w:tabs>
            <w:rPr>
              <w:rFonts w:eastAsiaTheme="minorEastAsia"/>
              <w:smallCaps w:val="0"/>
              <w:noProof/>
              <w:sz w:val="21"/>
              <w:szCs w:val="24"/>
            </w:rPr>
          </w:pPr>
          <w:hyperlink w:anchor="_Toc219798743" w:history="1">
            <w:r w:rsidRPr="003C166B">
              <w:rPr>
                <w:rStyle w:val="af1"/>
                <w:noProof/>
              </w:rPr>
              <w:t>3.3　プールを用いたシステム動作検証</w:t>
            </w:r>
            <w:r>
              <w:rPr>
                <w:noProof/>
                <w:webHidden/>
              </w:rPr>
              <w:tab/>
            </w:r>
            <w:r>
              <w:rPr>
                <w:noProof/>
                <w:webHidden/>
              </w:rPr>
              <w:fldChar w:fldCharType="begin"/>
            </w:r>
            <w:r>
              <w:rPr>
                <w:noProof/>
                <w:webHidden/>
              </w:rPr>
              <w:instrText xml:space="preserve"> PAGEREF _Toc219798743 \h </w:instrText>
            </w:r>
            <w:r>
              <w:rPr>
                <w:noProof/>
                <w:webHidden/>
              </w:rPr>
            </w:r>
            <w:r>
              <w:rPr>
                <w:noProof/>
                <w:webHidden/>
              </w:rPr>
              <w:fldChar w:fldCharType="separate"/>
            </w:r>
            <w:r w:rsidR="00273F4F">
              <w:rPr>
                <w:noProof/>
                <w:webHidden/>
              </w:rPr>
              <w:t>23</w:t>
            </w:r>
            <w:r>
              <w:rPr>
                <w:noProof/>
                <w:webHidden/>
              </w:rPr>
              <w:fldChar w:fldCharType="end"/>
            </w:r>
          </w:hyperlink>
        </w:p>
        <w:p w14:paraId="54EA126A" w14:textId="18FC9E71" w:rsidR="000E3BE4" w:rsidRDefault="000E3BE4">
          <w:pPr>
            <w:pStyle w:val="31"/>
            <w:tabs>
              <w:tab w:val="right" w:leader="dot" w:pos="8494"/>
            </w:tabs>
            <w:rPr>
              <w:rFonts w:eastAsiaTheme="minorEastAsia"/>
              <w:i w:val="0"/>
              <w:iCs w:val="0"/>
              <w:noProof/>
              <w:sz w:val="21"/>
              <w:szCs w:val="24"/>
            </w:rPr>
          </w:pPr>
          <w:hyperlink w:anchor="_Toc219798744" w:history="1">
            <w:r w:rsidRPr="003C166B">
              <w:rPr>
                <w:rStyle w:val="af1"/>
                <w:noProof/>
              </w:rPr>
              <w:t>3.3.1　実験方法</w:t>
            </w:r>
            <w:r>
              <w:rPr>
                <w:noProof/>
                <w:webHidden/>
              </w:rPr>
              <w:tab/>
            </w:r>
            <w:r>
              <w:rPr>
                <w:noProof/>
                <w:webHidden/>
              </w:rPr>
              <w:fldChar w:fldCharType="begin"/>
            </w:r>
            <w:r>
              <w:rPr>
                <w:noProof/>
                <w:webHidden/>
              </w:rPr>
              <w:instrText xml:space="preserve"> PAGEREF _Toc219798744 \h </w:instrText>
            </w:r>
            <w:r>
              <w:rPr>
                <w:noProof/>
                <w:webHidden/>
              </w:rPr>
            </w:r>
            <w:r>
              <w:rPr>
                <w:noProof/>
                <w:webHidden/>
              </w:rPr>
              <w:fldChar w:fldCharType="separate"/>
            </w:r>
            <w:r w:rsidR="00273F4F">
              <w:rPr>
                <w:noProof/>
                <w:webHidden/>
              </w:rPr>
              <w:t>23</w:t>
            </w:r>
            <w:r>
              <w:rPr>
                <w:noProof/>
                <w:webHidden/>
              </w:rPr>
              <w:fldChar w:fldCharType="end"/>
            </w:r>
          </w:hyperlink>
        </w:p>
        <w:p w14:paraId="32D14FCA" w14:textId="5EB7D4A4" w:rsidR="000E3BE4" w:rsidRDefault="000E3BE4">
          <w:pPr>
            <w:pStyle w:val="31"/>
            <w:tabs>
              <w:tab w:val="right" w:leader="dot" w:pos="8494"/>
            </w:tabs>
            <w:rPr>
              <w:rFonts w:eastAsiaTheme="minorEastAsia"/>
              <w:i w:val="0"/>
              <w:iCs w:val="0"/>
              <w:noProof/>
              <w:sz w:val="21"/>
              <w:szCs w:val="24"/>
            </w:rPr>
          </w:pPr>
          <w:hyperlink w:anchor="_Toc219798745" w:history="1">
            <w:r w:rsidRPr="003C166B">
              <w:rPr>
                <w:rStyle w:val="af1"/>
                <w:noProof/>
              </w:rPr>
              <w:t>3.3.2　実験結果および考察</w:t>
            </w:r>
            <w:r>
              <w:rPr>
                <w:noProof/>
                <w:webHidden/>
              </w:rPr>
              <w:tab/>
            </w:r>
            <w:r>
              <w:rPr>
                <w:noProof/>
                <w:webHidden/>
              </w:rPr>
              <w:fldChar w:fldCharType="begin"/>
            </w:r>
            <w:r>
              <w:rPr>
                <w:noProof/>
                <w:webHidden/>
              </w:rPr>
              <w:instrText xml:space="preserve"> PAGEREF _Toc219798745 \h </w:instrText>
            </w:r>
            <w:r>
              <w:rPr>
                <w:noProof/>
                <w:webHidden/>
              </w:rPr>
            </w:r>
            <w:r>
              <w:rPr>
                <w:noProof/>
                <w:webHidden/>
              </w:rPr>
              <w:fldChar w:fldCharType="separate"/>
            </w:r>
            <w:r w:rsidR="00273F4F">
              <w:rPr>
                <w:noProof/>
                <w:webHidden/>
              </w:rPr>
              <w:t>24</w:t>
            </w:r>
            <w:r>
              <w:rPr>
                <w:noProof/>
                <w:webHidden/>
              </w:rPr>
              <w:fldChar w:fldCharType="end"/>
            </w:r>
          </w:hyperlink>
        </w:p>
        <w:p w14:paraId="22EEC5B6" w14:textId="49BC9086" w:rsidR="000E3BE4" w:rsidRDefault="000E3BE4">
          <w:pPr>
            <w:pStyle w:val="31"/>
            <w:tabs>
              <w:tab w:val="right" w:leader="dot" w:pos="8494"/>
            </w:tabs>
            <w:rPr>
              <w:rFonts w:eastAsiaTheme="minorEastAsia"/>
              <w:i w:val="0"/>
              <w:iCs w:val="0"/>
              <w:noProof/>
              <w:sz w:val="21"/>
              <w:szCs w:val="24"/>
            </w:rPr>
          </w:pPr>
          <w:hyperlink w:anchor="_Toc219798746" w:history="1">
            <w:r w:rsidRPr="003C166B">
              <w:rPr>
                <w:rStyle w:val="af1"/>
                <w:noProof/>
              </w:rPr>
              <w:t>3.3.3　プール実験の小括</w:t>
            </w:r>
            <w:r>
              <w:rPr>
                <w:noProof/>
                <w:webHidden/>
              </w:rPr>
              <w:tab/>
            </w:r>
            <w:r>
              <w:rPr>
                <w:noProof/>
                <w:webHidden/>
              </w:rPr>
              <w:fldChar w:fldCharType="begin"/>
            </w:r>
            <w:r>
              <w:rPr>
                <w:noProof/>
                <w:webHidden/>
              </w:rPr>
              <w:instrText xml:space="preserve"> PAGEREF _Toc219798746 \h </w:instrText>
            </w:r>
            <w:r>
              <w:rPr>
                <w:noProof/>
                <w:webHidden/>
              </w:rPr>
            </w:r>
            <w:r>
              <w:rPr>
                <w:noProof/>
                <w:webHidden/>
              </w:rPr>
              <w:fldChar w:fldCharType="separate"/>
            </w:r>
            <w:r w:rsidR="00273F4F">
              <w:rPr>
                <w:noProof/>
                <w:webHidden/>
              </w:rPr>
              <w:t>26</w:t>
            </w:r>
            <w:r>
              <w:rPr>
                <w:noProof/>
                <w:webHidden/>
              </w:rPr>
              <w:fldChar w:fldCharType="end"/>
            </w:r>
          </w:hyperlink>
        </w:p>
        <w:p w14:paraId="3D239BFA" w14:textId="6404CEC8" w:rsidR="000E3BE4" w:rsidRDefault="000E3BE4">
          <w:pPr>
            <w:pStyle w:val="11"/>
            <w:tabs>
              <w:tab w:val="right" w:leader="dot" w:pos="8494"/>
            </w:tabs>
            <w:rPr>
              <w:rFonts w:eastAsiaTheme="minorEastAsia"/>
              <w:b w:val="0"/>
              <w:bCs w:val="0"/>
              <w:caps w:val="0"/>
              <w:noProof/>
              <w:sz w:val="21"/>
              <w:szCs w:val="24"/>
            </w:rPr>
          </w:pPr>
          <w:hyperlink w:anchor="_Toc219798747" w:history="1">
            <w:r w:rsidRPr="003C166B">
              <w:rPr>
                <w:rStyle w:val="af1"/>
                <w:noProof/>
              </w:rPr>
              <w:t>第４章　結論</w:t>
            </w:r>
            <w:r>
              <w:rPr>
                <w:noProof/>
                <w:webHidden/>
              </w:rPr>
              <w:tab/>
            </w:r>
            <w:r>
              <w:rPr>
                <w:noProof/>
                <w:webHidden/>
              </w:rPr>
              <w:fldChar w:fldCharType="begin"/>
            </w:r>
            <w:r>
              <w:rPr>
                <w:noProof/>
                <w:webHidden/>
              </w:rPr>
              <w:instrText xml:space="preserve"> PAGEREF _Toc219798747 \h </w:instrText>
            </w:r>
            <w:r>
              <w:rPr>
                <w:noProof/>
                <w:webHidden/>
              </w:rPr>
            </w:r>
            <w:r>
              <w:rPr>
                <w:noProof/>
                <w:webHidden/>
              </w:rPr>
              <w:fldChar w:fldCharType="separate"/>
            </w:r>
            <w:r w:rsidR="00273F4F">
              <w:rPr>
                <w:noProof/>
                <w:webHidden/>
              </w:rPr>
              <w:t>27</w:t>
            </w:r>
            <w:r>
              <w:rPr>
                <w:noProof/>
                <w:webHidden/>
              </w:rPr>
              <w:fldChar w:fldCharType="end"/>
            </w:r>
          </w:hyperlink>
        </w:p>
        <w:p w14:paraId="1A239CE4" w14:textId="1C650E6A" w:rsidR="000E3BE4" w:rsidRDefault="000E3BE4">
          <w:pPr>
            <w:pStyle w:val="25"/>
            <w:tabs>
              <w:tab w:val="right" w:leader="dot" w:pos="8494"/>
            </w:tabs>
            <w:rPr>
              <w:rFonts w:eastAsiaTheme="minorEastAsia"/>
              <w:smallCaps w:val="0"/>
              <w:noProof/>
              <w:sz w:val="21"/>
              <w:szCs w:val="24"/>
            </w:rPr>
          </w:pPr>
          <w:hyperlink w:anchor="_Toc219798748" w:history="1">
            <w:r w:rsidRPr="003C166B">
              <w:rPr>
                <w:rStyle w:val="af1"/>
                <w:noProof/>
              </w:rPr>
              <w:t>4.1　本研究のまとめ</w:t>
            </w:r>
            <w:r>
              <w:rPr>
                <w:noProof/>
                <w:webHidden/>
              </w:rPr>
              <w:tab/>
            </w:r>
            <w:r>
              <w:rPr>
                <w:noProof/>
                <w:webHidden/>
              </w:rPr>
              <w:fldChar w:fldCharType="begin"/>
            </w:r>
            <w:r>
              <w:rPr>
                <w:noProof/>
                <w:webHidden/>
              </w:rPr>
              <w:instrText xml:space="preserve"> PAGEREF _Toc219798748 \h </w:instrText>
            </w:r>
            <w:r>
              <w:rPr>
                <w:noProof/>
                <w:webHidden/>
              </w:rPr>
            </w:r>
            <w:r>
              <w:rPr>
                <w:noProof/>
                <w:webHidden/>
              </w:rPr>
              <w:fldChar w:fldCharType="separate"/>
            </w:r>
            <w:r w:rsidR="00273F4F">
              <w:rPr>
                <w:noProof/>
                <w:webHidden/>
              </w:rPr>
              <w:t>27</w:t>
            </w:r>
            <w:r>
              <w:rPr>
                <w:noProof/>
                <w:webHidden/>
              </w:rPr>
              <w:fldChar w:fldCharType="end"/>
            </w:r>
          </w:hyperlink>
        </w:p>
        <w:p w14:paraId="63468CD9" w14:textId="0AA8BC80" w:rsidR="000E3BE4" w:rsidRDefault="000E3BE4">
          <w:pPr>
            <w:pStyle w:val="25"/>
            <w:tabs>
              <w:tab w:val="right" w:leader="dot" w:pos="8494"/>
            </w:tabs>
            <w:rPr>
              <w:rFonts w:eastAsiaTheme="minorEastAsia"/>
              <w:smallCaps w:val="0"/>
              <w:noProof/>
              <w:sz w:val="21"/>
              <w:szCs w:val="24"/>
            </w:rPr>
          </w:pPr>
          <w:hyperlink w:anchor="_Toc219798749" w:history="1">
            <w:r w:rsidRPr="003C166B">
              <w:rPr>
                <w:rStyle w:val="af1"/>
                <w:noProof/>
              </w:rPr>
              <w:t>4.2　今後の課題と展望</w:t>
            </w:r>
            <w:r>
              <w:rPr>
                <w:noProof/>
                <w:webHidden/>
              </w:rPr>
              <w:tab/>
            </w:r>
            <w:r>
              <w:rPr>
                <w:noProof/>
                <w:webHidden/>
              </w:rPr>
              <w:fldChar w:fldCharType="begin"/>
            </w:r>
            <w:r>
              <w:rPr>
                <w:noProof/>
                <w:webHidden/>
              </w:rPr>
              <w:instrText xml:space="preserve"> PAGEREF _Toc219798749 \h </w:instrText>
            </w:r>
            <w:r>
              <w:rPr>
                <w:noProof/>
                <w:webHidden/>
              </w:rPr>
            </w:r>
            <w:r>
              <w:rPr>
                <w:noProof/>
                <w:webHidden/>
              </w:rPr>
              <w:fldChar w:fldCharType="separate"/>
            </w:r>
            <w:r w:rsidR="00273F4F">
              <w:rPr>
                <w:noProof/>
                <w:webHidden/>
              </w:rPr>
              <w:t>27</w:t>
            </w:r>
            <w:r>
              <w:rPr>
                <w:noProof/>
                <w:webHidden/>
              </w:rPr>
              <w:fldChar w:fldCharType="end"/>
            </w:r>
          </w:hyperlink>
        </w:p>
        <w:p w14:paraId="24965F9D" w14:textId="65AB6A8B" w:rsidR="000E3BE4" w:rsidRDefault="000E3BE4">
          <w:pPr>
            <w:pStyle w:val="11"/>
            <w:tabs>
              <w:tab w:val="right" w:leader="dot" w:pos="8494"/>
            </w:tabs>
            <w:rPr>
              <w:rFonts w:eastAsiaTheme="minorEastAsia"/>
              <w:b w:val="0"/>
              <w:bCs w:val="0"/>
              <w:caps w:val="0"/>
              <w:noProof/>
              <w:sz w:val="21"/>
              <w:szCs w:val="24"/>
            </w:rPr>
          </w:pPr>
          <w:hyperlink w:anchor="_Toc219798750" w:history="1">
            <w:r w:rsidRPr="003C166B">
              <w:rPr>
                <w:rStyle w:val="af1"/>
                <w:noProof/>
              </w:rPr>
              <w:t>謝辞</w:t>
            </w:r>
            <w:r>
              <w:rPr>
                <w:noProof/>
                <w:webHidden/>
              </w:rPr>
              <w:tab/>
            </w:r>
            <w:r>
              <w:rPr>
                <w:noProof/>
                <w:webHidden/>
              </w:rPr>
              <w:fldChar w:fldCharType="begin"/>
            </w:r>
            <w:r>
              <w:rPr>
                <w:noProof/>
                <w:webHidden/>
              </w:rPr>
              <w:instrText xml:space="preserve"> PAGEREF _Toc219798750 \h </w:instrText>
            </w:r>
            <w:r>
              <w:rPr>
                <w:noProof/>
                <w:webHidden/>
              </w:rPr>
            </w:r>
            <w:r>
              <w:rPr>
                <w:noProof/>
                <w:webHidden/>
              </w:rPr>
              <w:fldChar w:fldCharType="separate"/>
            </w:r>
            <w:r w:rsidR="00273F4F">
              <w:rPr>
                <w:noProof/>
                <w:webHidden/>
              </w:rPr>
              <w:t>28</w:t>
            </w:r>
            <w:r>
              <w:rPr>
                <w:noProof/>
                <w:webHidden/>
              </w:rPr>
              <w:fldChar w:fldCharType="end"/>
            </w:r>
          </w:hyperlink>
        </w:p>
        <w:p w14:paraId="37DECA66" w14:textId="6FED8349" w:rsidR="000E3BE4" w:rsidRDefault="000E3BE4">
          <w:pPr>
            <w:pStyle w:val="11"/>
            <w:tabs>
              <w:tab w:val="right" w:leader="dot" w:pos="8494"/>
            </w:tabs>
            <w:rPr>
              <w:rFonts w:eastAsiaTheme="minorEastAsia"/>
              <w:b w:val="0"/>
              <w:bCs w:val="0"/>
              <w:caps w:val="0"/>
              <w:noProof/>
              <w:sz w:val="21"/>
              <w:szCs w:val="24"/>
            </w:rPr>
          </w:pPr>
          <w:hyperlink w:anchor="_Toc219798751" w:history="1">
            <w:r w:rsidRPr="003C166B">
              <w:rPr>
                <w:rStyle w:val="af1"/>
                <w:noProof/>
              </w:rPr>
              <w:t>参考文献・引用元</w:t>
            </w:r>
            <w:r>
              <w:rPr>
                <w:noProof/>
                <w:webHidden/>
              </w:rPr>
              <w:tab/>
            </w:r>
            <w:r>
              <w:rPr>
                <w:noProof/>
                <w:webHidden/>
              </w:rPr>
              <w:fldChar w:fldCharType="begin"/>
            </w:r>
            <w:r>
              <w:rPr>
                <w:noProof/>
                <w:webHidden/>
              </w:rPr>
              <w:instrText xml:space="preserve"> PAGEREF _Toc219798751 \h </w:instrText>
            </w:r>
            <w:r>
              <w:rPr>
                <w:noProof/>
                <w:webHidden/>
              </w:rPr>
            </w:r>
            <w:r>
              <w:rPr>
                <w:noProof/>
                <w:webHidden/>
              </w:rPr>
              <w:fldChar w:fldCharType="separate"/>
            </w:r>
            <w:r w:rsidR="00273F4F">
              <w:rPr>
                <w:noProof/>
                <w:webHidden/>
              </w:rPr>
              <w:t>28</w:t>
            </w:r>
            <w:r>
              <w:rPr>
                <w:noProof/>
                <w:webHidden/>
              </w:rPr>
              <w:fldChar w:fldCharType="end"/>
            </w:r>
          </w:hyperlink>
        </w:p>
        <w:p w14:paraId="376FA0CA" w14:textId="79078604" w:rsidR="005C7386" w:rsidRDefault="005C7386">
          <w:r>
            <w:rPr>
              <w:b/>
              <w:bCs/>
              <w:noProof/>
            </w:rPr>
            <w:fldChar w:fldCharType="end"/>
          </w:r>
        </w:p>
      </w:sdtContent>
    </w:sdt>
    <w:p w14:paraId="5483D964" w14:textId="34498E91" w:rsidR="005C7386" w:rsidRDefault="005C7386">
      <w:pPr>
        <w:widowControl/>
        <w:rPr>
          <w:rFonts w:ascii="Times New Roman" w:hAnsi="Times New Roman" w:cs="Times New Roman"/>
          <w:sz w:val="24"/>
        </w:rPr>
      </w:pPr>
      <w:r>
        <w:rPr>
          <w:rFonts w:ascii="Times New Roman" w:hAnsi="Times New Roman" w:cs="Times New Roman"/>
          <w:sz w:val="24"/>
        </w:rPr>
        <w:br w:type="page"/>
      </w:r>
    </w:p>
    <w:p w14:paraId="04EF2D71" w14:textId="52394C99" w:rsidR="00BE4D8E" w:rsidRPr="005C7386" w:rsidRDefault="0036602B" w:rsidP="0036602B">
      <w:pPr>
        <w:pStyle w:val="1"/>
      </w:pPr>
      <w:bookmarkStart w:id="1" w:name="_Toc219798720"/>
      <w:r>
        <w:rPr>
          <w:rFonts w:hint="eastAsia"/>
        </w:rPr>
        <w:lastRenderedPageBreak/>
        <w:t>第１章　序章</w:t>
      </w:r>
      <w:bookmarkEnd w:id="1"/>
    </w:p>
    <w:p w14:paraId="5C77DD28" w14:textId="2FC59F10" w:rsidR="00232DBB" w:rsidRDefault="004C5C1D" w:rsidP="00BB5FD2">
      <w:pPr>
        <w:pStyle w:val="2"/>
        <w:numPr>
          <w:ilvl w:val="1"/>
          <w:numId w:val="2"/>
        </w:numPr>
      </w:pPr>
      <w:bookmarkStart w:id="2" w:name="_Toc219798721"/>
      <w:r>
        <w:rPr>
          <w:rFonts w:hint="eastAsia"/>
        </w:rPr>
        <w:t>研究の背景</w:t>
      </w:r>
      <w:bookmarkEnd w:id="2"/>
    </w:p>
    <w:p w14:paraId="59F4FC29" w14:textId="561EAB59" w:rsidR="00BF1902" w:rsidRDefault="00BF1902" w:rsidP="00BF1902">
      <w:pPr>
        <w:pStyle w:val="3"/>
        <w:numPr>
          <w:ilvl w:val="2"/>
          <w:numId w:val="2"/>
        </w:numPr>
      </w:pPr>
      <w:bookmarkStart w:id="3" w:name="_Toc219798722"/>
      <w:r w:rsidRPr="00BF1902">
        <w:t>英虞湾における真珠養殖と海底ゴミの問題</w:t>
      </w:r>
      <w:bookmarkEnd w:id="3"/>
    </w:p>
    <w:p w14:paraId="4AF03266" w14:textId="7E81625C" w:rsidR="00BF1902" w:rsidRDefault="00BF1902" w:rsidP="009C4DB1">
      <w:pPr>
        <w:ind w:firstLineChars="100" w:firstLine="210"/>
      </w:pPr>
      <w:r w:rsidRPr="00BF1902">
        <w:t>三重県志摩市の英虞湾は、真珠の養殖業が盛んに行われている地域である。</w:t>
      </w:r>
      <w:r w:rsidRPr="00BF1902">
        <w:t>202</w:t>
      </w:r>
      <w:r w:rsidR="00BE72A3">
        <w:t>4</w:t>
      </w:r>
      <w:r w:rsidRPr="00BF1902">
        <w:t>年の養殖真珠生産量において三重県は全国有数の生産地として知られて</w:t>
      </w:r>
      <w:r w:rsidRPr="00BF1902">
        <w:rPr>
          <w:rFonts w:hint="eastAsia"/>
        </w:rPr>
        <w:t>い</w:t>
      </w:r>
      <w:r w:rsidRPr="00BF1902">
        <w:t>るが</w:t>
      </w:r>
      <w:r w:rsidR="001D0CCC">
        <w:t>[1]</w:t>
      </w:r>
      <w:r w:rsidRPr="00BF1902">
        <w:rPr>
          <w:rFonts w:hint="eastAsia"/>
        </w:rPr>
        <w:t>、</w:t>
      </w:r>
      <w:r w:rsidRPr="00BF1902">
        <w:t>近年、同湾の海底において沈殿した金属ゴミによる環境汚染が懸念されている。</w:t>
      </w:r>
      <w:r w:rsidRPr="00BF1902">
        <w:t xml:space="preserve"> </w:t>
      </w:r>
      <w:r w:rsidRPr="00BF1902">
        <w:t>具体的には、不法投棄された家電製品や、老朽化し沈没した船舶、あるいは養殖過程で使用され海底に沈んだアコヤ貝の養殖用カゴなどが挙げられる</w:t>
      </w:r>
      <w:r w:rsidR="001D0CCC">
        <w:t>[2]</w:t>
      </w:r>
      <w:r w:rsidRPr="00BF1902">
        <w:t>。</w:t>
      </w:r>
    </w:p>
    <w:p w14:paraId="705EE948" w14:textId="77777777" w:rsidR="00077E0E" w:rsidRDefault="00F930DF" w:rsidP="00077E0E">
      <w:pPr>
        <w:keepNext/>
        <w:jc w:val="center"/>
      </w:pPr>
      <w:r>
        <w:rPr>
          <w:rFonts w:hint="eastAsia"/>
          <w:noProof/>
        </w:rPr>
        <w:drawing>
          <wp:inline distT="0" distB="0" distL="0" distR="0" wp14:anchorId="65A85B42" wp14:editId="779EE107">
            <wp:extent cx="2921000" cy="2618029"/>
            <wp:effectExtent l="0" t="0" r="0" b="0"/>
            <wp:docPr id="1872789778" name="図 5" descr="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9778" name="図 5" descr="グラフ, 円グラフ&#10;&#10;AI 生成コンテンツは誤りを含む可能性があります。"/>
                    <pic:cNvPicPr/>
                  </pic:nvPicPr>
                  <pic:blipFill rotWithShape="1">
                    <a:blip r:embed="rId11" cstate="print">
                      <a:extLst>
                        <a:ext uri="{28A0092B-C50C-407E-A947-70E740481C1C}">
                          <a14:useLocalDpi xmlns:a14="http://schemas.microsoft.com/office/drawing/2010/main" val="0"/>
                        </a:ext>
                      </a:extLst>
                    </a:blip>
                    <a:srcRect l="16704" r="16271"/>
                    <a:stretch>
                      <a:fillRect/>
                    </a:stretch>
                  </pic:blipFill>
                  <pic:spPr bwMode="auto">
                    <a:xfrm>
                      <a:off x="0" y="0"/>
                      <a:ext cx="2928421" cy="2624680"/>
                    </a:xfrm>
                    <a:prstGeom prst="rect">
                      <a:avLst/>
                    </a:prstGeom>
                    <a:ln>
                      <a:noFill/>
                    </a:ln>
                    <a:extLst>
                      <a:ext uri="{53640926-AAD7-44D8-BBD7-CCE9431645EC}">
                        <a14:shadowObscured xmlns:a14="http://schemas.microsoft.com/office/drawing/2010/main"/>
                      </a:ext>
                    </a:extLst>
                  </pic:spPr>
                </pic:pic>
              </a:graphicData>
            </a:graphic>
          </wp:inline>
        </w:drawing>
      </w:r>
    </w:p>
    <w:p w14:paraId="13B47C9F" w14:textId="5BD5850E" w:rsidR="00F930DF" w:rsidRPr="00926ECF" w:rsidRDefault="00077E0E">
      <w:pPr>
        <w:pStyle w:val="af2"/>
        <w:rPr>
          <w:ins w:id="4" w:author="板谷 年也【鈴鹿】" w:date="2026-01-19T17:09:00Z" w16du:dateUtc="2026-01-19T08:09:00Z"/>
        </w:rPr>
      </w:pPr>
      <w:r w:rsidRPr="00C01E23">
        <w:t xml:space="preserve">図 </w:t>
      </w:r>
      <w:r w:rsidRPr="00C01E23">
        <w:fldChar w:fldCharType="begin"/>
      </w:r>
      <w:r w:rsidRPr="00C01E23">
        <w:instrText>SEQ 図 \* ARABIC</w:instrText>
      </w:r>
      <w:r w:rsidRPr="00C01E23">
        <w:fldChar w:fldCharType="separate"/>
      </w:r>
      <w:r w:rsidR="0003051B">
        <w:rPr>
          <w:noProof/>
        </w:rPr>
        <w:t>1</w:t>
      </w:r>
      <w:r w:rsidRPr="00C01E23">
        <w:fldChar w:fldCharType="end"/>
      </w:r>
      <w:r w:rsidRPr="00C01E23">
        <w:rPr>
          <w:rFonts w:hint="eastAsia"/>
        </w:rPr>
        <w:t xml:space="preserve">　令和</w:t>
      </w:r>
      <w:r w:rsidRPr="00C01E23">
        <w:t>6年度　都道府県別「真珠」生産割合</w:t>
      </w:r>
    </w:p>
    <w:p w14:paraId="116A3CFC" w14:textId="77777777" w:rsidR="00C01E23" w:rsidRPr="00C01E23" w:rsidRDefault="00C01E23" w:rsidP="0081548E"/>
    <w:p w14:paraId="0E46BE34" w14:textId="15CFE830" w:rsidR="00BF1902" w:rsidRDefault="00BF1902" w:rsidP="009C4DB1">
      <w:pPr>
        <w:ind w:firstLineChars="100" w:firstLine="210"/>
      </w:pPr>
      <w:r w:rsidRPr="00BF1902">
        <w:t>これらの金属ゴミが長期間海底に滞留することで、有害物質が海中へ溶出し、海洋生態系や現地の漁業資源に悪影響を及ぼす恐れがある</w:t>
      </w:r>
      <w:r w:rsidR="005B201C">
        <w:t>[3]</w:t>
      </w:r>
      <w:r w:rsidRPr="00BF1902">
        <w:rPr>
          <w:rFonts w:hint="eastAsia"/>
        </w:rPr>
        <w:t>。</w:t>
      </w:r>
      <w:r w:rsidRPr="00BF1902">
        <w:t>地域産業への打撃を防ぐためにも、これらのゴミの実態把握と回収が求められている。</w:t>
      </w:r>
      <w:r w:rsidRPr="00BF1902">
        <w:t xml:space="preserve"> </w:t>
      </w:r>
      <w:r w:rsidRPr="00BF1902">
        <w:t>著者が志摩市役所および現地企業（うみらぼ株式会社）へヒアリングを行った結果、実際に行政や関係者もこの問題を認識しており、具体的な対策が求められていることが確認された。</w:t>
      </w:r>
    </w:p>
    <w:p w14:paraId="0E63DA7B" w14:textId="253BA691" w:rsidR="00BF1902" w:rsidRDefault="00BF1902" w:rsidP="00BF1902">
      <w:pPr>
        <w:pStyle w:val="3"/>
        <w:numPr>
          <w:ilvl w:val="2"/>
          <w:numId w:val="2"/>
        </w:numPr>
      </w:pPr>
      <w:bookmarkStart w:id="5" w:name="_Toc219798723"/>
      <w:r w:rsidRPr="00BF1902">
        <w:t>既存の調査手法とその限界</w:t>
      </w:r>
      <w:bookmarkEnd w:id="5"/>
    </w:p>
    <w:p w14:paraId="1A760DC7" w14:textId="15ACC4FF" w:rsidR="00BF1902" w:rsidRDefault="00BF1902" w:rsidP="00BA789E">
      <w:pPr>
        <w:ind w:firstLineChars="100" w:firstLine="210"/>
      </w:pPr>
      <w:r w:rsidRPr="00BF1902">
        <w:t>現在、海底ゴミの調査や回収は主に潜水士による作業に依存しているが</w:t>
      </w:r>
      <w:r w:rsidR="007A4A89">
        <w:t>[4]</w:t>
      </w:r>
      <w:r w:rsidRPr="00BF1902">
        <w:t>、これには複数の大きな課題が存在する。</w:t>
      </w:r>
      <w:r w:rsidRPr="00BF1902">
        <w:t xml:space="preserve"> </w:t>
      </w:r>
      <w:r w:rsidRPr="00BF1902">
        <w:t>第一に、視認性の問題である。</w:t>
      </w:r>
      <w:r w:rsidR="00435AE6" w:rsidRPr="00435AE6">
        <w:t>特に英虞湾の湾奥部では、有機物の堆積によりヘドロ（汚泥）化が進行している</w:t>
      </w:r>
      <w:r w:rsidR="00606E02">
        <w:t>[5]</w:t>
      </w:r>
      <w:r w:rsidR="00700592">
        <w:rPr>
          <w:rFonts w:hint="eastAsia"/>
        </w:rPr>
        <w:t>。</w:t>
      </w:r>
      <w:r w:rsidR="00435AE6" w:rsidRPr="00435AE6">
        <w:t>そのため、海底のゴミの多くは</w:t>
      </w:r>
      <w:r w:rsidR="00435AE6" w:rsidRPr="00435AE6">
        <w:lastRenderedPageBreak/>
        <w:t>これら汚泥の中に埋没しており、目視による発見は極めて困難である。</w:t>
      </w:r>
      <w:r w:rsidRPr="00BF1902">
        <w:t xml:space="preserve"> </w:t>
      </w:r>
      <w:r w:rsidRPr="00BF1902">
        <w:t>第二に、安全性とコストの問題である。大深度での潜水作業は身体的負担が大きく、危険を伴う</w:t>
      </w:r>
      <w:r w:rsidR="00781F0A">
        <w:t>[6]</w:t>
      </w:r>
      <w:r w:rsidRPr="00BF1902">
        <w:t>。加えて、昨今の潜水士の人手不足に加え、依頼にかかるコストも高額となる傾向がある</w:t>
      </w:r>
      <w:r w:rsidR="00310E83">
        <w:t>[7]</w:t>
      </w:r>
      <w:r w:rsidRPr="00BF1902">
        <w:t>。</w:t>
      </w:r>
      <w:r w:rsidRPr="00BF1902">
        <w:t xml:space="preserve"> </w:t>
      </w:r>
      <w:r w:rsidRPr="00BF1902">
        <w:t>第三に、計画の困難さである。現在、どれだけのゴミがどこに沈んでいるかという分布状況が不明であるため、潜水士を効率的に投入する計画すら立てられないのが現状である</w:t>
      </w:r>
      <w:r>
        <w:rPr>
          <w:rFonts w:hint="eastAsia"/>
        </w:rPr>
        <w:t>。</w:t>
      </w:r>
      <w:r w:rsidRPr="00BF1902">
        <w:t>したがって、潜水士による目視確認や手探りの探索に頼らない、安全かつ低コスト</w:t>
      </w:r>
      <w:proofErr w:type="gramStart"/>
      <w:r w:rsidRPr="00BF1902">
        <w:t>な</w:t>
      </w:r>
      <w:proofErr w:type="gramEnd"/>
      <w:r w:rsidRPr="00BF1902">
        <w:t>代替手段の確立が急務となっている。</w:t>
      </w:r>
    </w:p>
    <w:p w14:paraId="1A3FA703" w14:textId="4BC12A0B" w:rsidR="00BF1902" w:rsidRDefault="00BF1902" w:rsidP="00BF1902">
      <w:pPr>
        <w:pStyle w:val="3"/>
        <w:numPr>
          <w:ilvl w:val="2"/>
          <w:numId w:val="2"/>
        </w:numPr>
      </w:pPr>
      <w:bookmarkStart w:id="6" w:name="_Toc219798724"/>
      <w:r w:rsidRPr="00BF1902">
        <w:t>水中ドローンによる解決のアプローチ</w:t>
      </w:r>
      <w:bookmarkEnd w:id="6"/>
    </w:p>
    <w:p w14:paraId="19FFDB45" w14:textId="5663446C" w:rsidR="00BF1902" w:rsidRDefault="00BF1902" w:rsidP="009C4DB1">
      <w:pPr>
        <w:ind w:firstLineChars="100" w:firstLine="210"/>
      </w:pPr>
      <w:r w:rsidRPr="00BF1902">
        <w:t>上述のような遠隔操作による広範囲な海底ゴミ探査を実現するためには、まず汚泥に埋もれた金属を確実に検知できるセンサ技術の確立と、水中ドローンへの実装および動作検証が不可欠である。</w:t>
      </w:r>
      <w:r w:rsidRPr="00BF1902">
        <w:t xml:space="preserve"> </w:t>
      </w:r>
      <w:r w:rsidRPr="00BF1902">
        <w:t>しかし、市販の金属探知機はハンディタイプが主流であり</w:t>
      </w:r>
      <w:r w:rsidR="000A230B">
        <w:t>[8]</w:t>
      </w:r>
      <w:r w:rsidRPr="00BF1902">
        <w:rPr>
          <w:rFonts w:hint="eastAsia"/>
        </w:rPr>
        <w:t>、</w:t>
      </w:r>
      <w:r w:rsidRPr="00BF1902">
        <w:t>小型の水中ドローンに搭載するには重量や形状の面で課題がある。また、電磁センサの特性上、空気中と水中、あるいは周囲の環境によって検出精度が異なる可能性があるため、実海域への投入前に基礎的な特性を明らかにする必要がある。</w:t>
      </w:r>
    </w:p>
    <w:p w14:paraId="7D60F78B" w14:textId="65E3583A" w:rsidR="00700592" w:rsidRDefault="00BF1902" w:rsidP="005E4B03">
      <w:pPr>
        <w:ind w:firstLineChars="100" w:firstLine="210"/>
      </w:pPr>
      <w:r w:rsidRPr="00BF1902">
        <w:t>そこで本研究では、将来的な英虞湾での実運用を見据えた基礎検討として、「水中ドローン搭載用に最適化した電磁センサの開発」</w:t>
      </w:r>
      <w:r w:rsidRPr="00BF1902">
        <w:rPr>
          <w:rFonts w:hint="eastAsia"/>
        </w:rPr>
        <w:t>および</w:t>
      </w:r>
      <w:r w:rsidRPr="00BF1902">
        <w:t>「水中環境（プール）における金属検知性能の検証」を目的とする。</w:t>
      </w:r>
      <w:r w:rsidRPr="00BF1902">
        <w:t xml:space="preserve"> </w:t>
      </w:r>
      <w:r w:rsidRPr="00BF1902">
        <w:t>具体的には、渦電流を用いた小型・軽量な電磁センサを設計・製作し、これを水中ドローンに搭載する。そして、制御された水中環境下（学校プール等）において航行実験および金属検知実験を行い、提案手法が海底ゴミ探査に対して有効であるかを基礎的に検証する。</w:t>
      </w:r>
    </w:p>
    <w:p w14:paraId="4EB60897" w14:textId="74CDD065" w:rsidR="004C5C1D" w:rsidRDefault="00161A73" w:rsidP="00161A73">
      <w:pPr>
        <w:pStyle w:val="2"/>
        <w:numPr>
          <w:ilvl w:val="1"/>
          <w:numId w:val="2"/>
        </w:numPr>
      </w:pPr>
      <w:bookmarkStart w:id="7" w:name="_Toc219798725"/>
      <w:r>
        <w:rPr>
          <w:rFonts w:hint="eastAsia"/>
        </w:rPr>
        <w:t>研究の目的</w:t>
      </w:r>
      <w:bookmarkEnd w:id="7"/>
    </w:p>
    <w:p w14:paraId="0723DB16" w14:textId="1830A1AA" w:rsidR="003F01AB" w:rsidRDefault="003F01AB" w:rsidP="009C4DB1">
      <w:pPr>
        <w:ind w:firstLineChars="100" w:firstLine="210"/>
      </w:pPr>
      <w:r>
        <w:t>本研究の目的は、水中ドローンに</w:t>
      </w:r>
      <w:r>
        <w:rPr>
          <w:rFonts w:hint="eastAsia"/>
        </w:rPr>
        <w:t>電磁センサ</w:t>
      </w:r>
      <w:r>
        <w:t>を組み込み円滑に動作が行えるのかの技術検証とする。具体的には、以下の</w:t>
      </w:r>
      <w:r>
        <w:t xml:space="preserve"> 2 </w:t>
      </w:r>
      <w:r>
        <w:t>点を目標とする。</w:t>
      </w:r>
      <w:r>
        <w:t xml:space="preserve"> </w:t>
      </w:r>
    </w:p>
    <w:p w14:paraId="640A9920" w14:textId="77777777" w:rsidR="009C4DB1" w:rsidRDefault="003F01AB" w:rsidP="009C4DB1">
      <w:pPr>
        <w:pStyle w:val="a9"/>
        <w:numPr>
          <w:ilvl w:val="0"/>
          <w:numId w:val="13"/>
        </w:numPr>
      </w:pPr>
      <w:r w:rsidRPr="003F01AB">
        <w:t>水中ドローン搭載用に最適化した電磁センサの開発</w:t>
      </w:r>
    </w:p>
    <w:p w14:paraId="3143101C" w14:textId="7D709B81" w:rsidR="00161A73" w:rsidRDefault="003F01AB" w:rsidP="009C4DB1">
      <w:pPr>
        <w:pStyle w:val="a9"/>
        <w:numPr>
          <w:ilvl w:val="0"/>
          <w:numId w:val="13"/>
        </w:numPr>
      </w:pPr>
      <w:r w:rsidRPr="003F01AB">
        <w:t>水中環境における金属検知性能の検証</w:t>
      </w:r>
    </w:p>
    <w:p w14:paraId="34F2BA3F" w14:textId="2759B428" w:rsidR="008C04C6" w:rsidRDefault="00894622" w:rsidP="00894622">
      <w:pPr>
        <w:pStyle w:val="2"/>
      </w:pPr>
      <w:bookmarkStart w:id="8" w:name="_Toc219798726"/>
      <w:r>
        <w:t>1.3</w:t>
      </w:r>
      <w:r>
        <w:rPr>
          <w:rFonts w:hint="eastAsia"/>
        </w:rPr>
        <w:t xml:space="preserve">　</w:t>
      </w:r>
      <w:r w:rsidR="002400EC">
        <w:rPr>
          <w:rFonts w:hint="eastAsia"/>
        </w:rPr>
        <w:t>論文の構成</w:t>
      </w:r>
      <w:bookmarkEnd w:id="8"/>
    </w:p>
    <w:p w14:paraId="019536BB" w14:textId="77777777" w:rsidR="002400EC" w:rsidRDefault="002400EC" w:rsidP="002400EC">
      <w:pPr>
        <w:ind w:firstLineChars="100" w:firstLine="210"/>
      </w:pPr>
      <w:r w:rsidRPr="002400EC">
        <w:rPr>
          <w:rFonts w:hint="eastAsia"/>
        </w:rPr>
        <w:t>本論文は全</w:t>
      </w:r>
      <w:r w:rsidRPr="002400EC">
        <w:t>4</w:t>
      </w:r>
      <w:r w:rsidRPr="002400EC">
        <w:t>章で構成される。</w:t>
      </w:r>
    </w:p>
    <w:p w14:paraId="333581E8" w14:textId="77777777" w:rsidR="002400EC" w:rsidRDefault="002400EC" w:rsidP="002400EC">
      <w:pPr>
        <w:ind w:firstLineChars="100" w:firstLine="210"/>
      </w:pPr>
      <w:r w:rsidRPr="002400EC">
        <w:t>第</w:t>
      </w:r>
      <w:r w:rsidRPr="002400EC">
        <w:t>1</w:t>
      </w:r>
      <w:r w:rsidRPr="002400EC">
        <w:t>章では、研究の背景として英虞湾における海底ゴミ問題の現状と、既存の回収手法が抱える課題について述べ、本研究の目的と位置づけを明らかにする。</w:t>
      </w:r>
      <w:r w:rsidRPr="002400EC">
        <w:t xml:space="preserve"> </w:t>
      </w:r>
    </w:p>
    <w:p w14:paraId="01CBFD88" w14:textId="77777777" w:rsidR="002400EC" w:rsidRDefault="002400EC" w:rsidP="002400EC">
      <w:pPr>
        <w:ind w:firstLineChars="100" w:firstLine="210"/>
      </w:pPr>
      <w:r w:rsidRPr="002400EC">
        <w:t>第</w:t>
      </w:r>
      <w:r w:rsidRPr="002400EC">
        <w:t>2</w:t>
      </w:r>
      <w:r w:rsidRPr="002400EC">
        <w:t>章では、開発した金属探査システムの詳細について述べる。水中ドローンのハード</w:t>
      </w:r>
      <w:r w:rsidRPr="002400EC">
        <w:lastRenderedPageBreak/>
        <w:t>ウェア構成、および本研究の中核となるテトラポッド型電磁センサの設計・製作プロセス、防水・実装構造について説明する。</w:t>
      </w:r>
      <w:r w:rsidRPr="002400EC">
        <w:t xml:space="preserve"> </w:t>
      </w:r>
    </w:p>
    <w:p w14:paraId="25263864" w14:textId="77777777" w:rsidR="002400EC" w:rsidRDefault="002400EC" w:rsidP="002400EC">
      <w:pPr>
        <w:ind w:firstLineChars="100" w:firstLine="210"/>
      </w:pPr>
      <w:r w:rsidRPr="002400EC">
        <w:t>第</w:t>
      </w:r>
      <w:r w:rsidRPr="002400EC">
        <w:t>3</w:t>
      </w:r>
      <w:r w:rsidRPr="002400EC">
        <w:t>章では、試作システムを用いた評価実験とその結果について述べる。水槽実験による基礎特性の検証、および人工海水環境下での影響評価に加え、プールを</w:t>
      </w:r>
      <w:r w:rsidRPr="002400EC">
        <w:rPr>
          <w:rFonts w:hint="eastAsia"/>
        </w:rPr>
        <w:t>用いた実機航行実験によるシステム全体の動作検証結果を示し、考察を行う。</w:t>
      </w:r>
      <w:r w:rsidRPr="002400EC">
        <w:t xml:space="preserve"> </w:t>
      </w:r>
    </w:p>
    <w:p w14:paraId="46974F21" w14:textId="2FB0E15F" w:rsidR="00F94D24" w:rsidRDefault="002400EC" w:rsidP="00A46C52">
      <w:pPr>
        <w:ind w:firstLineChars="100" w:firstLine="210"/>
      </w:pPr>
      <w:r w:rsidRPr="002400EC">
        <w:t>第</w:t>
      </w:r>
      <w:r w:rsidRPr="002400EC">
        <w:t>4</w:t>
      </w:r>
      <w:r w:rsidRPr="002400EC">
        <w:t>章では、本研究で得られた知見を総括するとともに、実用化に向けた今後の課題と展望について述べる。</w:t>
      </w:r>
    </w:p>
    <w:p w14:paraId="3598488C" w14:textId="6629C2BB" w:rsidR="0036602B" w:rsidRPr="0036602B" w:rsidRDefault="0036602B" w:rsidP="0036602B">
      <w:pPr>
        <w:pStyle w:val="1"/>
        <w:ind w:left="0"/>
      </w:pPr>
      <w:bookmarkStart w:id="9" w:name="_Toc219798727"/>
      <w:r>
        <w:rPr>
          <w:rFonts w:hint="eastAsia"/>
        </w:rPr>
        <w:t>第２章　提案システム</w:t>
      </w:r>
      <w:r w:rsidR="00812AEA">
        <w:rPr>
          <w:rFonts w:hint="eastAsia"/>
        </w:rPr>
        <w:t>の構成と</w:t>
      </w:r>
      <w:r w:rsidR="003B1A04" w:rsidRPr="003B1A04">
        <w:rPr>
          <w:rFonts w:hint="eastAsia"/>
        </w:rPr>
        <w:t>金属ゴミの</w:t>
      </w:r>
      <w:r w:rsidR="003B1A04">
        <w:rPr>
          <w:rFonts w:hint="eastAsia"/>
        </w:rPr>
        <w:t>測定</w:t>
      </w:r>
      <w:r w:rsidR="00812AEA">
        <w:rPr>
          <w:rFonts w:hint="eastAsia"/>
        </w:rPr>
        <w:t>原理</w:t>
      </w:r>
      <w:bookmarkEnd w:id="9"/>
    </w:p>
    <w:p w14:paraId="111FA6C3" w14:textId="3DF52596" w:rsidR="00216EE1" w:rsidRDefault="00AB05C9" w:rsidP="00AB05C9">
      <w:pPr>
        <w:pStyle w:val="2"/>
      </w:pPr>
      <w:bookmarkStart w:id="10" w:name="_Toc219798728"/>
      <w:r>
        <w:t>2.1</w:t>
      </w:r>
      <w:r w:rsidR="00F31582">
        <w:rPr>
          <w:rFonts w:hint="eastAsia"/>
        </w:rPr>
        <w:t xml:space="preserve">　</w:t>
      </w:r>
      <w:r w:rsidR="00EF2E65">
        <w:rPr>
          <w:rFonts w:hint="eastAsia"/>
        </w:rPr>
        <w:t>測定原理</w:t>
      </w:r>
      <w:bookmarkEnd w:id="10"/>
    </w:p>
    <w:p w14:paraId="42E2911A" w14:textId="301A6F9C" w:rsidR="00EE6305" w:rsidRDefault="00812AEA" w:rsidP="000A0B5A">
      <w:pPr>
        <w:ind w:firstLineChars="100" w:firstLine="210"/>
      </w:pPr>
      <w:commentRangeStart w:id="11"/>
      <w:r w:rsidRPr="00812AEA">
        <w:t>本研究で採用した金属探知手法は、電磁誘導現象を利用した渦電流探傷法（</w:t>
      </w:r>
      <w:r w:rsidRPr="00812AEA">
        <w:t>ECT: Eddy Current Testing</w:t>
      </w:r>
      <w:r w:rsidRPr="00812AEA">
        <w:t>）の原理に基づいている</w:t>
      </w:r>
      <w:r w:rsidR="000A230B">
        <w:t>[9]</w:t>
      </w:r>
      <w:r w:rsidRPr="00812AEA">
        <w:t>。</w:t>
      </w:r>
      <w:r w:rsidRPr="00812AEA">
        <w:t xml:space="preserve"> </w:t>
      </w:r>
      <w:r w:rsidRPr="00812AEA">
        <w:t>その具体的な検出メカニズムは以下の通りである。</w:t>
      </w:r>
      <w:r w:rsidRPr="00812AEA">
        <w:t xml:space="preserve"> </w:t>
      </w:r>
    </w:p>
    <w:p w14:paraId="261FE362" w14:textId="72E88E42" w:rsidR="00812AEA" w:rsidRDefault="006068F2" w:rsidP="000A0B5A">
      <w:pPr>
        <w:ind w:firstLineChars="100" w:firstLine="210"/>
      </w:pPr>
      <w:r>
        <w:rPr>
          <w:rFonts w:hint="eastAsia"/>
        </w:rPr>
        <w:t>図</w:t>
      </w:r>
      <w:r w:rsidR="0081548E">
        <w:rPr>
          <w:rFonts w:ascii="Times New Roman" w:hAnsi="Times New Roman" w:cs="Times New Roman"/>
        </w:rPr>
        <w:t>2</w:t>
      </w:r>
      <w:r>
        <w:rPr>
          <w:rFonts w:ascii="Segoe UI Emoji" w:hAnsi="Segoe UI Emoji" w:cs="Segoe UI Emoji" w:hint="eastAsia"/>
        </w:rPr>
        <w:t>に</w:t>
      </w:r>
      <w:r w:rsidR="00852BA2">
        <w:rPr>
          <w:rFonts w:ascii="Segoe UI Emoji" w:hAnsi="Segoe UI Emoji" w:cs="Segoe UI Emoji" w:hint="eastAsia"/>
        </w:rPr>
        <w:t>検出</w:t>
      </w:r>
      <w:r>
        <w:rPr>
          <w:rFonts w:ascii="Segoe UI Emoji" w:hAnsi="Segoe UI Emoji" w:cs="Segoe UI Emoji" w:hint="eastAsia"/>
        </w:rPr>
        <w:t>メカニズムのイメージを示す。</w:t>
      </w:r>
      <w:r w:rsidR="00812AEA" w:rsidRPr="00812AEA">
        <w:t>まず、センサ内部の励磁用コイルに交流電流を流すことで、周囲に変動磁界（一次磁界）を発生させる。この状態で、コイル近傍に導電体である金属が存在すると、電磁誘導によって金属内部に「渦電流」が発生する。</w:t>
      </w:r>
      <w:r w:rsidR="00812AEA" w:rsidRPr="00812AEA">
        <w:t xml:space="preserve"> </w:t>
      </w:r>
      <w:r w:rsidR="00812AEA" w:rsidRPr="00812AEA">
        <w:t>レンツの法則により、この渦電流は一次磁界の変化を妨げる方向、すなわち一次磁界とは逆向きの磁界（二次磁界）を形成しようとする。この二次磁界の発生により、コイルのインピーダンス（交流抵抗）が見かけ上変化する。</w:t>
      </w:r>
      <w:r w:rsidR="00812AEA" w:rsidRPr="00812AEA">
        <w:t xml:space="preserve"> </w:t>
      </w:r>
      <w:r w:rsidR="00812AEA" w:rsidRPr="00812AEA">
        <w:t>本システムでは、このインピーダンスの変化に伴う検出用コイルの電圧変化を測定することによって、非接触で金属の有無を検知する。この手法は、対象物が泥や砂に埋もれていて視認できない場合でも、磁気的な特性変化として捉えることが可能である。</w:t>
      </w:r>
      <w:commentRangeEnd w:id="11"/>
      <w:r w:rsidR="00933CA6">
        <w:rPr>
          <w:rStyle w:val="af5"/>
          <w:sz w:val="21"/>
          <w:szCs w:val="24"/>
        </w:rPr>
        <w:commentReference w:id="11"/>
      </w:r>
    </w:p>
    <w:p w14:paraId="72973D48" w14:textId="77777777" w:rsidR="006068F2" w:rsidRDefault="006068F2" w:rsidP="006068F2">
      <w:pPr>
        <w:keepNext/>
        <w:ind w:firstLineChars="100" w:firstLine="210"/>
        <w:jc w:val="center"/>
      </w:pPr>
      <w:r>
        <w:rPr>
          <w:noProof/>
        </w:rPr>
        <w:lastRenderedPageBreak/>
        <w:drawing>
          <wp:inline distT="0" distB="0" distL="0" distR="0" wp14:anchorId="1B32877E" wp14:editId="50EF660A">
            <wp:extent cx="5399882" cy="2276475"/>
            <wp:effectExtent l="0" t="0" r="0" b="0"/>
            <wp:docPr id="16231476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7678" name="図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882" cy="2276475"/>
                    </a:xfrm>
                    <a:prstGeom prst="rect">
                      <a:avLst/>
                    </a:prstGeom>
                  </pic:spPr>
                </pic:pic>
              </a:graphicData>
            </a:graphic>
          </wp:inline>
        </w:drawing>
      </w:r>
    </w:p>
    <w:p w14:paraId="105C9EF6" w14:textId="2964BA8D" w:rsidR="006068F2" w:rsidRDefault="006068F2">
      <w:pPr>
        <w:pStyle w:val="af2"/>
        <w:rPr>
          <w:lang w:eastAsia="ja-JP"/>
        </w:rPr>
      </w:pPr>
      <w:r>
        <w:rPr>
          <w:lang w:eastAsia="ja-JP"/>
        </w:rPr>
        <w:t xml:space="preserve">図 </w:t>
      </w:r>
      <w:r w:rsidR="00273F4F">
        <w:fldChar w:fldCharType="begin"/>
      </w:r>
      <w:r w:rsidR="00273F4F">
        <w:rPr>
          <w:lang w:eastAsia="ja-JP"/>
        </w:rPr>
        <w:instrText xml:space="preserve"> SEQ 図 \* ARABIC </w:instrText>
      </w:r>
      <w:r w:rsidR="00273F4F">
        <w:fldChar w:fldCharType="separate"/>
      </w:r>
      <w:r w:rsidR="0003051B">
        <w:rPr>
          <w:noProof/>
          <w:lang w:eastAsia="ja-JP"/>
        </w:rPr>
        <w:t>2</w:t>
      </w:r>
      <w:r w:rsidR="00273F4F">
        <w:rPr>
          <w:noProof/>
        </w:rPr>
        <w:fldChar w:fldCharType="end"/>
      </w:r>
      <w:r>
        <w:rPr>
          <w:rFonts w:hint="eastAsia"/>
          <w:lang w:eastAsia="ja-JP"/>
        </w:rPr>
        <w:t xml:space="preserve">　測定原理のイメージ図</w:t>
      </w:r>
    </w:p>
    <w:p w14:paraId="723A5628" w14:textId="77777777" w:rsidR="006068F2" w:rsidRDefault="006068F2" w:rsidP="000A0B5A">
      <w:pPr>
        <w:ind w:firstLineChars="100" w:firstLine="210"/>
      </w:pPr>
    </w:p>
    <w:p w14:paraId="3CD72E93" w14:textId="1A338628" w:rsidR="00EF2E65" w:rsidRDefault="00EF2E65" w:rsidP="00EF2E65">
      <w:pPr>
        <w:pStyle w:val="2"/>
      </w:pPr>
      <w:bookmarkStart w:id="12" w:name="_Toc219798729"/>
      <w:r>
        <w:t>2.2</w:t>
      </w:r>
      <w:r>
        <w:rPr>
          <w:rFonts w:hint="eastAsia"/>
        </w:rPr>
        <w:t xml:space="preserve">　システム全体構成</w:t>
      </w:r>
      <w:bookmarkEnd w:id="12"/>
    </w:p>
    <w:p w14:paraId="68EB8164" w14:textId="7DF37DF7" w:rsidR="00EE6305" w:rsidRDefault="001D78B2" w:rsidP="001D78B2">
      <w:pPr>
        <w:pStyle w:val="3"/>
      </w:pPr>
      <w:bookmarkStart w:id="13" w:name="_Toc219798730"/>
      <w:r>
        <w:t>2.2.1</w:t>
      </w:r>
      <w:r>
        <w:rPr>
          <w:rFonts w:hint="eastAsia"/>
        </w:rPr>
        <w:t xml:space="preserve">　提案システムの概要</w:t>
      </w:r>
      <w:bookmarkEnd w:id="13"/>
    </w:p>
    <w:p w14:paraId="641F2914" w14:textId="2962920E" w:rsidR="000A0B5A" w:rsidRDefault="001D78B2" w:rsidP="00593ECE">
      <w:pPr>
        <w:ind w:firstLineChars="100" w:firstLine="210"/>
      </w:pPr>
      <w:r w:rsidRPr="001D78B2">
        <w:t>英虞湾のような広範囲な海域を効率的に調査するため、最終的にはワイヤレスによる遠隔操作システムを提案する</w:t>
      </w:r>
      <w:r>
        <w:rPr>
          <w:rFonts w:hint="eastAsia"/>
        </w:rPr>
        <w:t>。</w:t>
      </w:r>
      <w:r w:rsidRPr="001D78B2">
        <w:t>この構成では、水面に防水性・耐衝撃性に優れたペリカンケースを浮遊させ、その内部に</w:t>
      </w:r>
      <w:r w:rsidRPr="001D78B2">
        <w:t>Raspberry Pi 5</w:t>
      </w:r>
      <w:r w:rsidRPr="001D78B2">
        <w:t>、</w:t>
      </w:r>
      <w:r w:rsidRPr="001D78B2">
        <w:t>Analog Discovery 2</w:t>
      </w:r>
      <w:r w:rsidRPr="001D78B2">
        <w:t>、および</w:t>
      </w:r>
      <w:r w:rsidRPr="001D78B2">
        <w:t>4G</w:t>
      </w:r>
      <w:r w:rsidRPr="001D78B2">
        <w:t>通信モジュールを格納する。</w:t>
      </w:r>
      <w:r w:rsidR="00016E80" w:rsidRPr="00016E80">
        <w:t>ここで、各主要機器の役割について述べる。</w:t>
      </w:r>
      <w:r w:rsidR="00016E80" w:rsidRPr="00016E80">
        <w:t xml:space="preserve"> </w:t>
      </w:r>
    </w:p>
    <w:p w14:paraId="7F6B9BFA" w14:textId="4589E147" w:rsidR="000A0B5A" w:rsidRDefault="00016E80" w:rsidP="00593ECE">
      <w:pPr>
        <w:ind w:firstLineChars="100" w:firstLine="210"/>
      </w:pPr>
      <w:r w:rsidRPr="00016E80">
        <w:t xml:space="preserve">Raspberry Pi 5 </w:t>
      </w:r>
      <w:r w:rsidRPr="00016E80">
        <w:t>は、英国</w:t>
      </w:r>
      <w:r w:rsidRPr="00016E80">
        <w:t>Raspberry Pi</w:t>
      </w:r>
      <w:r w:rsidRPr="00016E80">
        <w:t>財団が開発した高性能なシングルボードコンピュータである。小型ながら</w:t>
      </w:r>
      <w:r w:rsidRPr="00016E80">
        <w:t>PC</w:t>
      </w:r>
      <w:r w:rsidRPr="00016E80">
        <w:t>と同等の処理能力を有しており、本システムではメインコントローラとして機能する。具体的には、計測デバイスの制御ドライバの実行、取得データの一次処理、および</w:t>
      </w:r>
      <w:r w:rsidRPr="00016E80">
        <w:t>4G</w:t>
      </w:r>
      <w:r w:rsidRPr="00016E80">
        <w:t>ルーターを介した外部との通信制御を一手に担う</w:t>
      </w:r>
      <w:r w:rsidR="000C36F9">
        <w:rPr>
          <w:rFonts w:hint="eastAsia"/>
        </w:rPr>
        <w:t>。</w:t>
      </w:r>
    </w:p>
    <w:p w14:paraId="18759287" w14:textId="75BDCBB7" w:rsidR="00016E80" w:rsidRDefault="00016E80" w:rsidP="000A0B5A">
      <w:pPr>
        <w:ind w:firstLineChars="100" w:firstLine="210"/>
      </w:pPr>
      <w:r w:rsidRPr="00016E80">
        <w:t xml:space="preserve">Analog Discovery 2 </w:t>
      </w:r>
      <w:r w:rsidRPr="00016E80">
        <w:t>は、</w:t>
      </w:r>
      <w:proofErr w:type="spellStart"/>
      <w:r w:rsidRPr="00016E80">
        <w:t>Digilent</w:t>
      </w:r>
      <w:proofErr w:type="spellEnd"/>
      <w:r w:rsidRPr="00016E80">
        <w:t>社製の</w:t>
      </w:r>
      <w:r w:rsidRPr="00016E80">
        <w:t>USB</w:t>
      </w:r>
      <w:r w:rsidRPr="00016E80">
        <w:t>接続型多機能計測器である。オシロスコープやファンクションジェネレータ等の機能を掌サイズの筐体に集約しており、</w:t>
      </w:r>
      <w:r w:rsidRPr="00016E80">
        <w:t>Raspberry Pi</w:t>
      </w:r>
      <w:r w:rsidRPr="00016E80">
        <w:t>からの制御が可能である。本研究では、電磁センサの励磁コイルに対して特定の周波数の交流信号を出力すると同時に、検出コイルからの微弱な電圧変化を高精度にデジタル変換し、データとして取り込むために使用する。</w:t>
      </w:r>
    </w:p>
    <w:p w14:paraId="2C6C9701" w14:textId="61931A7E" w:rsidR="001D78B2" w:rsidRDefault="0043308E" w:rsidP="000A0B5A">
      <w:pPr>
        <w:ind w:firstLineChars="150" w:firstLine="315"/>
      </w:pPr>
      <w:r>
        <w:rPr>
          <w:rFonts w:hint="eastAsia"/>
        </w:rPr>
        <w:t>図</w:t>
      </w:r>
      <w:r w:rsidR="0081548E">
        <w:rPr>
          <w:rFonts w:ascii="Times New Roman" w:hAnsi="Times New Roman" w:cs="Times New Roman"/>
        </w:rPr>
        <w:t>3</w:t>
      </w:r>
      <w:r>
        <w:rPr>
          <w:rFonts w:ascii="Apple Color Emoji" w:hAnsi="Apple Color Emoji" w:cs="Apple Color Emoji" w:hint="eastAsia"/>
        </w:rPr>
        <w:t>にシステム構成図を示す。</w:t>
      </w:r>
      <w:r w:rsidR="00016E80">
        <w:t>全体の動作としては</w:t>
      </w:r>
      <w:r w:rsidR="00016E80">
        <w:rPr>
          <w:rFonts w:hint="eastAsia"/>
        </w:rPr>
        <w:t>、</w:t>
      </w:r>
      <w:r w:rsidR="001D78B2" w:rsidRPr="001D78B2">
        <w:t>水中ドローンが</w:t>
      </w:r>
      <w:r>
        <w:rPr>
          <w:rFonts w:hint="eastAsia"/>
        </w:rPr>
        <w:t>ペリカン</w:t>
      </w:r>
      <w:r w:rsidR="001D78B2" w:rsidRPr="001D78B2">
        <w:rPr>
          <w:rFonts w:hint="eastAsia"/>
        </w:rPr>
        <w:t>ケ</w:t>
      </w:r>
      <w:r w:rsidR="001D78B2" w:rsidRPr="001D78B2">
        <w:t>ースを牽引しながら移動し、</w:t>
      </w:r>
      <w:r w:rsidR="001D78B2" w:rsidRPr="001D78B2">
        <w:t>4G</w:t>
      </w:r>
      <w:r w:rsidR="001D78B2" w:rsidRPr="001D78B2">
        <w:t>回線を通じて陸上の拠点へデータをリアルタイム送信する仕組みである。これにより、オペレータは場所を選ばずにドローンを操作でき、かつ高価な計測機器の水没リスクを最小限に抑えることが可能となる。</w:t>
      </w:r>
    </w:p>
    <w:p w14:paraId="214CF705" w14:textId="77777777" w:rsidR="00B923ED" w:rsidRDefault="00B923ED" w:rsidP="0081548E">
      <w:pPr>
        <w:pStyle w:val="af2"/>
      </w:pPr>
      <w:r w:rsidRPr="00B923ED">
        <w:rPr>
          <w:noProof/>
        </w:rPr>
        <w:lastRenderedPageBreak/>
        <w:drawing>
          <wp:inline distT="0" distB="0" distL="0" distR="0" wp14:anchorId="466BF13C" wp14:editId="7BAA9BC8">
            <wp:extent cx="4665134" cy="1611731"/>
            <wp:effectExtent l="0" t="0" r="0" b="1270"/>
            <wp:docPr id="9344350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5097" name=""/>
                    <pic:cNvPicPr/>
                  </pic:nvPicPr>
                  <pic:blipFill>
                    <a:blip r:embed="rId17"/>
                    <a:stretch>
                      <a:fillRect/>
                    </a:stretch>
                  </pic:blipFill>
                  <pic:spPr>
                    <a:xfrm>
                      <a:off x="0" y="0"/>
                      <a:ext cx="4678056" cy="1616195"/>
                    </a:xfrm>
                    <a:prstGeom prst="rect">
                      <a:avLst/>
                    </a:prstGeom>
                  </pic:spPr>
                </pic:pic>
              </a:graphicData>
            </a:graphic>
          </wp:inline>
        </w:drawing>
      </w:r>
    </w:p>
    <w:p w14:paraId="0AB231D8" w14:textId="19762552" w:rsidR="00CB2287" w:rsidRDefault="00B923ED">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3</w:t>
      </w:r>
      <w:r>
        <w:fldChar w:fldCharType="end"/>
      </w:r>
      <w:r>
        <w:rPr>
          <w:rFonts w:hint="eastAsia"/>
          <w:lang w:eastAsia="ja-JP"/>
        </w:rPr>
        <w:t xml:space="preserve">　</w:t>
      </w:r>
      <w:r w:rsidR="00715A4D">
        <w:rPr>
          <w:rFonts w:hint="eastAsia"/>
          <w:lang w:eastAsia="ja-JP"/>
        </w:rPr>
        <w:t>システム構成図</w:t>
      </w:r>
    </w:p>
    <w:p w14:paraId="485D2BBE" w14:textId="77777777" w:rsidR="00B923ED" w:rsidRPr="00B923ED" w:rsidRDefault="00B923ED" w:rsidP="00B923ED"/>
    <w:p w14:paraId="1E7AC4D7" w14:textId="6F0C0BA9" w:rsidR="001D78B2" w:rsidRDefault="001D78B2" w:rsidP="001D78B2">
      <w:pPr>
        <w:pStyle w:val="3"/>
      </w:pPr>
      <w:bookmarkStart w:id="14" w:name="_Toc219798731"/>
      <w:r>
        <w:t>2.2.2</w:t>
      </w:r>
      <w:r>
        <w:rPr>
          <w:rFonts w:hint="eastAsia"/>
        </w:rPr>
        <w:t xml:space="preserve">　本研究における実験構成</w:t>
      </w:r>
      <w:bookmarkEnd w:id="14"/>
    </w:p>
    <w:p w14:paraId="72B62096" w14:textId="34320556" w:rsidR="001D78B2" w:rsidRDefault="00B3417A" w:rsidP="000A0B5A">
      <w:pPr>
        <w:ind w:firstLineChars="100" w:firstLine="210"/>
      </w:pPr>
      <w:r w:rsidRPr="00B3417A">
        <w:t>本論文では、システムの核心となる「電磁センサの金属検知性能」を検証することを最優先課題とした。そのため、通信トラブル等の外部要因を排除し、安定したデータ取得を行う目的で、有線接続による実験用構成を採用した。</w:t>
      </w:r>
      <w:r w:rsidRPr="00B3417A">
        <w:t xml:space="preserve"> </w:t>
      </w:r>
      <w:r w:rsidRPr="00B3417A">
        <w:t>この構成では、ペリカンケース等の水上ユニットは使用せず、</w:t>
      </w:r>
      <w:r w:rsidRPr="00B3417A">
        <w:t xml:space="preserve">Raspberry Pi 5 </w:t>
      </w:r>
      <w:r w:rsidRPr="00B3417A">
        <w:t>および</w:t>
      </w:r>
      <w:r w:rsidRPr="00B3417A">
        <w:t xml:space="preserve"> Analog Discovery 2 </w:t>
      </w:r>
      <w:r w:rsidR="00713E8A">
        <w:rPr>
          <w:rFonts w:hint="eastAsia"/>
        </w:rPr>
        <w:t>（</w:t>
      </w:r>
      <w:proofErr w:type="spellStart"/>
      <w:r w:rsidR="0081548E">
        <w:t>Digilent</w:t>
      </w:r>
      <w:proofErr w:type="spellEnd"/>
      <w:r w:rsidR="00713E8A">
        <w:rPr>
          <w:rFonts w:hint="eastAsia"/>
        </w:rPr>
        <w:t>社製）</w:t>
      </w:r>
      <w:r w:rsidRPr="00B3417A">
        <w:t>をプールサイド（陸上）に設置した。ドローン本体と陸上の計測機器をケーブルで直接接続し、ドローンの制御およびセンサ信号の取得を行った。</w:t>
      </w:r>
    </w:p>
    <w:p w14:paraId="63170F54" w14:textId="77777777" w:rsidR="00D70571" w:rsidRDefault="00D70571" w:rsidP="00D70571">
      <w:pPr>
        <w:keepNext/>
        <w:ind w:firstLineChars="50" w:firstLine="105"/>
        <w:jc w:val="center"/>
      </w:pPr>
      <w:r>
        <w:rPr>
          <w:noProof/>
        </w:rPr>
        <w:drawing>
          <wp:inline distT="0" distB="0" distL="0" distR="0" wp14:anchorId="67B2791C" wp14:editId="7171B6E5">
            <wp:extent cx="5400040" cy="1078230"/>
            <wp:effectExtent l="0" t="0" r="0" b="0"/>
            <wp:docPr id="18133463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6324" name="図 18133463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078230"/>
                    </a:xfrm>
                    <a:prstGeom prst="rect">
                      <a:avLst/>
                    </a:prstGeom>
                  </pic:spPr>
                </pic:pic>
              </a:graphicData>
            </a:graphic>
          </wp:inline>
        </w:drawing>
      </w:r>
    </w:p>
    <w:p w14:paraId="06BCE3F7" w14:textId="2D08E104" w:rsidR="00D70571" w:rsidRDefault="00D70571">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4</w:t>
      </w:r>
      <w:r>
        <w:fldChar w:fldCharType="end"/>
      </w:r>
      <w:r>
        <w:rPr>
          <w:rFonts w:hint="eastAsia"/>
          <w:lang w:eastAsia="ja-JP"/>
        </w:rPr>
        <w:t xml:space="preserve">　センサ信号の流れ</w:t>
      </w:r>
    </w:p>
    <w:p w14:paraId="79614B58" w14:textId="77777777" w:rsidR="00D70571" w:rsidRPr="001D78B2" w:rsidRDefault="00D70571" w:rsidP="00B3417A">
      <w:pPr>
        <w:ind w:firstLineChars="50" w:firstLine="105"/>
      </w:pPr>
    </w:p>
    <w:p w14:paraId="5DA6ADB3" w14:textId="70E07D8B" w:rsidR="00EA5D0E" w:rsidRDefault="00EA5D0E" w:rsidP="00EA5D0E">
      <w:pPr>
        <w:pStyle w:val="2"/>
      </w:pPr>
      <w:bookmarkStart w:id="15" w:name="_Toc219798732"/>
      <w:r>
        <w:t>2.3</w:t>
      </w:r>
      <w:r>
        <w:rPr>
          <w:rFonts w:hint="eastAsia"/>
        </w:rPr>
        <w:t xml:space="preserve">　水中ドローンのハードウェア構成</w:t>
      </w:r>
      <w:bookmarkEnd w:id="15"/>
    </w:p>
    <w:p w14:paraId="77257F10" w14:textId="05CFF313" w:rsidR="009C48F3" w:rsidRDefault="009C48F3" w:rsidP="00BA789E">
      <w:pPr>
        <w:ind w:firstLineChars="100" w:firstLine="210"/>
      </w:pPr>
      <w:r>
        <w:rPr>
          <w:rFonts w:hint="eastAsia"/>
        </w:rPr>
        <w:t>本探査システムの母船となる水中ドローンは、</w:t>
      </w:r>
      <w:r w:rsidR="00B911FC">
        <w:rPr>
          <w:rFonts w:hint="eastAsia"/>
        </w:rPr>
        <w:t>ポリ塩化ビニル製の筐体で、</w:t>
      </w:r>
      <w:r>
        <w:t>全長</w:t>
      </w:r>
      <w:r w:rsidR="00AE2374">
        <w:t xml:space="preserve">320 </w:t>
      </w:r>
      <w:r>
        <w:t xml:space="preserve">mm × </w:t>
      </w:r>
      <w:r>
        <w:t>全幅</w:t>
      </w:r>
      <w:r w:rsidR="00AE2374">
        <w:t xml:space="preserve">600 </w:t>
      </w:r>
      <w:r>
        <w:t xml:space="preserve">mm × </w:t>
      </w:r>
      <w:r>
        <w:t>全高</w:t>
      </w:r>
      <w:r w:rsidR="00AE2374">
        <w:t xml:space="preserve">230 </w:t>
      </w:r>
      <w:r>
        <w:t>mm</w:t>
      </w:r>
      <w:r>
        <w:t>である</w:t>
      </w:r>
      <w:r w:rsidR="00AE2374">
        <w:rPr>
          <w:rFonts w:hint="eastAsia"/>
        </w:rPr>
        <w:t>。</w:t>
      </w:r>
      <w:r>
        <w:rPr>
          <w:rFonts w:hint="eastAsia"/>
        </w:rPr>
        <w:t>推進系には、防水仕様のスラスタを計</w:t>
      </w:r>
      <w:r>
        <w:t>4</w:t>
      </w:r>
      <w:r>
        <w:t>基搭載している。配置構成は、機体の前進・後退および旋回を担う水平スラスタを左右に</w:t>
      </w:r>
      <w:r>
        <w:t>2</w:t>
      </w:r>
      <w:r>
        <w:t>基、潜行・浮上を担う垂直スラスタを機体中央部に</w:t>
      </w:r>
      <w:r>
        <w:t>2</w:t>
      </w:r>
      <w:r>
        <w:t>基配置する構成</w:t>
      </w:r>
      <w:r>
        <w:rPr>
          <w:rFonts w:hint="eastAsia"/>
        </w:rPr>
        <w:t>である</w:t>
      </w:r>
      <w:r>
        <w:t>。これにより、海底探査において重要な「一定深度を保ちつつ移動する」動作を安定して行うことが可能である。</w:t>
      </w:r>
      <w:r>
        <w:t xml:space="preserve"> </w:t>
      </w:r>
      <w:r>
        <w:t>また、水中での姿勢安定性を確保するため、機体上部に発泡スチロール製のフロート材を配置し、重心が浮心よりも下に来るよう重量バランスを調整した。</w:t>
      </w:r>
    </w:p>
    <w:p w14:paraId="093584C9" w14:textId="5824B607" w:rsidR="009C6509" w:rsidRPr="009C48F3" w:rsidRDefault="009C48F3" w:rsidP="00BA789E">
      <w:pPr>
        <w:ind w:firstLineChars="100" w:firstLine="210"/>
      </w:pPr>
      <w:r>
        <w:lastRenderedPageBreak/>
        <w:t>ドローンの制御中枢には、マイクロコントローラボード「</w:t>
      </w:r>
      <w:r>
        <w:t>Arduino Uno</w:t>
      </w:r>
      <w:r>
        <w:t>」を採用した。</w:t>
      </w:r>
      <w:r>
        <w:t xml:space="preserve"> </w:t>
      </w:r>
      <w:r>
        <w:t>操作インターフェースには、汎用性の高いゲームコントローラ「</w:t>
      </w:r>
      <w:r>
        <w:t>Dual Shock 2</w:t>
      </w:r>
      <w:r>
        <w:t>」を使用し、</w:t>
      </w:r>
      <w:r w:rsidR="001B73FC" w:rsidRPr="001B73FC">
        <w:t>Arduino</w:t>
      </w:r>
      <w:r w:rsidR="001B73FC" w:rsidRPr="001B73FC">
        <w:t>側の制御プログラムにおいては、コントローラからの</w:t>
      </w:r>
      <w:r w:rsidR="001B73FC" w:rsidRPr="001B73FC">
        <w:t>SPI</w:t>
      </w:r>
      <w:r w:rsidR="001B73FC" w:rsidRPr="001B73FC">
        <w:t>通信ベースの独自プロトコル信号を解析するために、オープンソースライブラリ「</w:t>
      </w:r>
      <w:r w:rsidR="001B73FC" w:rsidRPr="001B73FC">
        <w:t>Arduino-PS2X</w:t>
      </w:r>
      <w:r w:rsidR="001B73FC" w:rsidRPr="001B73FC">
        <w:t>」（</w:t>
      </w:r>
      <w:r w:rsidR="001B73FC" w:rsidRPr="001B73FC">
        <w:t>Bill Porter</w:t>
      </w:r>
      <w:r w:rsidR="001B73FC" w:rsidRPr="001B73FC">
        <w:t>氏</w:t>
      </w:r>
      <w:r w:rsidR="001B73FC" w:rsidRPr="001B73FC">
        <w:t xml:space="preserve"> </w:t>
      </w:r>
      <w:r w:rsidR="001B73FC" w:rsidRPr="001B73FC">
        <w:t>開発）</w:t>
      </w:r>
      <w:r w:rsidR="00693AA0">
        <w:rPr>
          <w:rFonts w:hint="eastAsia"/>
        </w:rPr>
        <w:t>[1</w:t>
      </w:r>
      <w:r w:rsidR="00A928B9">
        <w:rPr>
          <w:rFonts w:hint="eastAsia"/>
        </w:rPr>
        <w:t>0</w:t>
      </w:r>
      <w:r w:rsidR="00693AA0">
        <w:rPr>
          <w:rFonts w:hint="eastAsia"/>
        </w:rPr>
        <w:t>]</w:t>
      </w:r>
      <w:r w:rsidR="001B73FC" w:rsidRPr="001B73FC">
        <w:t>を採用した。このライブラリを用いることで、コントローラのジョイスティックによるアナログ入力値をスムーズにスラスタの回転数へと変換し、直感的な操縦</w:t>
      </w:r>
      <w:r w:rsidR="00693AA0">
        <w:rPr>
          <w:rFonts w:hint="eastAsia"/>
        </w:rPr>
        <w:t>も可能となる</w:t>
      </w:r>
      <w:r w:rsidR="001B73FC" w:rsidRPr="001B73FC">
        <w:t>。</w:t>
      </w:r>
      <w:r>
        <w:rPr>
          <w:rFonts w:hint="eastAsia"/>
        </w:rPr>
        <w:t>電源には、電圧</w:t>
      </w:r>
      <w:r>
        <w:t xml:space="preserve"> 11.1 V</w:t>
      </w:r>
      <w:r>
        <w:rPr>
          <w:rFonts w:hint="eastAsia"/>
        </w:rPr>
        <w:t>、容量</w:t>
      </w:r>
      <w:r>
        <w:rPr>
          <w:rFonts w:hint="eastAsia"/>
        </w:rPr>
        <w:t xml:space="preserve">5200 </w:t>
      </w:r>
      <w:proofErr w:type="spellStart"/>
      <w:r>
        <w:rPr>
          <w:rFonts w:hint="eastAsia"/>
        </w:rPr>
        <w:t>mAh</w:t>
      </w:r>
      <w:proofErr w:type="spellEnd"/>
      <w:r>
        <w:t>のリチウムポリマーバッテリーを使用し、システム全体に電力を供給している。</w:t>
      </w:r>
      <w:r>
        <w:t xml:space="preserve"> </w:t>
      </w:r>
      <w:r w:rsidR="008F7CCD" w:rsidRPr="008F7CCD">
        <w:rPr>
          <w:rFonts w:hint="eastAsia"/>
        </w:rPr>
        <w:t>ドローンの制御システム（</w:t>
      </w:r>
      <w:r w:rsidR="008F7CCD" w:rsidRPr="008F7CCD">
        <w:t>Arduino</w:t>
      </w:r>
      <w:r w:rsidR="008F7CCD" w:rsidRPr="008F7CCD">
        <w:t>およびモータドライバ）と電源バッテリーについては、機体内部にすべて格納する。</w:t>
      </w:r>
      <w:r w:rsidR="008843D7">
        <w:rPr>
          <w:rFonts w:hint="eastAsia"/>
        </w:rPr>
        <w:t>なお、本実験段階においては、電波の</w:t>
      </w:r>
      <w:r w:rsidR="00F36FB5">
        <w:rPr>
          <w:rFonts w:hint="eastAsia"/>
        </w:rPr>
        <w:t>減衰</w:t>
      </w:r>
      <w:r w:rsidR="008843D7">
        <w:rPr>
          <w:rFonts w:hint="eastAsia"/>
        </w:rPr>
        <w:t>が激しい水中環境での確実な通信を担保するため、陸上のコントローラと機体内部の</w:t>
      </w:r>
      <w:r w:rsidR="008843D7">
        <w:rPr>
          <w:rFonts w:hint="eastAsia"/>
        </w:rPr>
        <w:t>Arduino</w:t>
      </w:r>
      <w:r w:rsidR="008843D7">
        <w:rPr>
          <w:rFonts w:hint="eastAsia"/>
        </w:rPr>
        <w:t>間を有線ケーブルで接続して制御信号を送受信する方式をとっている。</w:t>
      </w:r>
    </w:p>
    <w:p w14:paraId="14718647" w14:textId="77777777" w:rsidR="009C6509" w:rsidRDefault="009C6509" w:rsidP="009C6509">
      <w:pPr>
        <w:keepNext/>
        <w:jc w:val="center"/>
      </w:pPr>
      <w:r>
        <w:rPr>
          <w:noProof/>
        </w:rPr>
        <w:drawing>
          <wp:inline distT="0" distB="0" distL="0" distR="0" wp14:anchorId="339DBA95" wp14:editId="67397C7C">
            <wp:extent cx="4923105" cy="3784600"/>
            <wp:effectExtent l="0" t="0" r="5080" b="0"/>
            <wp:docPr id="5401284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8420" name="図 4"/>
                    <pic:cNvPicPr>
                      <a:picLocks noChangeAspect="1" noChangeArrowheads="1"/>
                    </pic:cNvPicPr>
                  </pic:nvPicPr>
                  <pic:blipFill rotWithShape="1">
                    <a:blip r:embed="rId19">
                      <a:extLst>
                        <a:ext uri="{28A0092B-C50C-407E-A947-70E740481C1C}">
                          <a14:useLocalDpi xmlns:a14="http://schemas.microsoft.com/office/drawing/2010/main" val="0"/>
                        </a:ext>
                      </a:extLst>
                    </a:blip>
                    <a:srcRect l="1993" t="239" r="442" b="-239"/>
                    <a:stretch>
                      <a:fillRect/>
                    </a:stretch>
                  </pic:blipFill>
                  <pic:spPr bwMode="auto">
                    <a:xfrm>
                      <a:off x="0" y="0"/>
                      <a:ext cx="4925751" cy="3786634"/>
                    </a:xfrm>
                    <a:prstGeom prst="rect">
                      <a:avLst/>
                    </a:prstGeom>
                    <a:noFill/>
                    <a:ln>
                      <a:noFill/>
                    </a:ln>
                    <a:extLst>
                      <a:ext uri="{53640926-AAD7-44D8-BBD7-CCE9431645EC}">
                        <a14:shadowObscured xmlns:a14="http://schemas.microsoft.com/office/drawing/2010/main"/>
                      </a:ext>
                    </a:extLst>
                  </pic:spPr>
                </pic:pic>
              </a:graphicData>
            </a:graphic>
          </wp:inline>
        </w:drawing>
      </w:r>
    </w:p>
    <w:p w14:paraId="6CC74776" w14:textId="4A5B04F9" w:rsidR="009C6509" w:rsidRDefault="009C6509" w:rsidP="00BA789E">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5</w:t>
      </w:r>
      <w:r>
        <w:fldChar w:fldCharType="end"/>
      </w:r>
      <w:r>
        <w:rPr>
          <w:rFonts w:hint="eastAsia"/>
          <w:lang w:eastAsia="ja-JP"/>
        </w:rPr>
        <w:t>水中ドローン</w:t>
      </w:r>
    </w:p>
    <w:p w14:paraId="54102787" w14:textId="77777777" w:rsidR="00BA789E" w:rsidRPr="00BA789E" w:rsidRDefault="00BA789E" w:rsidP="00BA789E"/>
    <w:p w14:paraId="00AF6B6F" w14:textId="70D990A3" w:rsidR="00067563" w:rsidRPr="0036602B" w:rsidRDefault="0036602B" w:rsidP="0036602B">
      <w:pPr>
        <w:pStyle w:val="2"/>
      </w:pPr>
      <w:bookmarkStart w:id="16" w:name="_Toc219798733"/>
      <w:r>
        <w:t>2.4</w:t>
      </w:r>
      <w:r>
        <w:rPr>
          <w:rFonts w:hint="eastAsia"/>
        </w:rPr>
        <w:t xml:space="preserve">　</w:t>
      </w:r>
      <w:r w:rsidRPr="0036602B">
        <w:t>電磁センサの設計・製作</w:t>
      </w:r>
      <w:bookmarkEnd w:id="16"/>
    </w:p>
    <w:p w14:paraId="566196E2" w14:textId="77777777" w:rsidR="003E1D41" w:rsidRDefault="00EC28F8" w:rsidP="000A0B5A">
      <w:pPr>
        <w:ind w:firstLineChars="100" w:firstLine="210"/>
      </w:pPr>
      <w:r>
        <w:rPr>
          <w:rFonts w:hint="eastAsia"/>
        </w:rPr>
        <w:t>海底の金属ゴミを探査するために、ドローン搭載用に特化した電磁センサを独自に設</w:t>
      </w:r>
      <w:r>
        <w:rPr>
          <w:rFonts w:hint="eastAsia"/>
        </w:rPr>
        <w:lastRenderedPageBreak/>
        <w:t>計・製作した。</w:t>
      </w:r>
      <w:r>
        <w:t xml:space="preserve"> </w:t>
      </w:r>
      <w:r>
        <w:t>センサのコイルボビン部分は</w:t>
      </w:r>
      <w:r>
        <w:t>3D CAD</w:t>
      </w:r>
      <w:r>
        <w:t>を用いて設計し、</w:t>
      </w:r>
      <w:r>
        <w:t>3D</w:t>
      </w:r>
      <w:r>
        <w:t>プリンタによって出力した。</w:t>
      </w:r>
    </w:p>
    <w:p w14:paraId="07877D8E" w14:textId="5DB64894" w:rsidR="003E1D41" w:rsidRDefault="003E1D41" w:rsidP="000A0B5A">
      <w:pPr>
        <w:ind w:firstLineChars="100" w:firstLine="210"/>
      </w:pPr>
      <w:r w:rsidRPr="003E1D41">
        <w:t>ボビン形状には、海底の起伏に対して安定性を保ちやすく、かつ広範囲の磁界形成に適した</w:t>
      </w:r>
      <w:r w:rsidRPr="003E1D41">
        <w:t>4</w:t>
      </w:r>
      <w:r w:rsidRPr="003E1D41">
        <w:t>本脚のテトラポッド型構造を採用した。</w:t>
      </w:r>
      <w:r w:rsidRPr="003E1D41">
        <w:t xml:space="preserve"> </w:t>
      </w:r>
      <w:r w:rsidRPr="003E1D41">
        <w:t>コイルの配置については、構造の頂部に磁界発生用となる「励磁コイル」を配置した。また、</w:t>
      </w:r>
      <w:r w:rsidRPr="003E1D41">
        <w:t>4</w:t>
      </w:r>
      <w:r w:rsidRPr="003E1D41">
        <w:t>本の脚部それぞれに「検出コイル」を巻き、これら</w:t>
      </w:r>
      <w:r w:rsidRPr="003E1D41">
        <w:t>4</w:t>
      </w:r>
      <w:r w:rsidRPr="003E1D41">
        <w:t>つの検出コイルを電気的に直列に接続することで、一つの検出回路として機能させている。</w:t>
      </w:r>
      <w:r w:rsidRPr="003E1D41">
        <w:t xml:space="preserve"> </w:t>
      </w:r>
      <w:r w:rsidRPr="003E1D41">
        <w:t>これにより、センサ直下だけでなく、脚部がカバーする周囲の金属反応も捉えることを狙った設計となっている。</w:t>
      </w:r>
      <w:r w:rsidR="007B5771">
        <w:rPr>
          <w:rFonts w:hint="eastAsia"/>
        </w:rPr>
        <w:t>図</w:t>
      </w:r>
      <w:r w:rsidR="00BA789E">
        <w:rPr>
          <w:rFonts w:ascii="Times New Roman" w:hAnsi="Times New Roman" w:cs="Times New Roman"/>
        </w:rPr>
        <w:t>6</w:t>
      </w:r>
      <w:r w:rsidR="007B5771">
        <w:rPr>
          <w:rFonts w:ascii="Apple Color Emoji" w:hAnsi="Apple Color Emoji" w:cs="Apple Color Emoji" w:hint="eastAsia"/>
        </w:rPr>
        <w:t>にその形状を示す。</w:t>
      </w:r>
    </w:p>
    <w:p w14:paraId="6F590372" w14:textId="77777777" w:rsidR="0055425F" w:rsidRDefault="0055425F" w:rsidP="0055425F">
      <w:pPr>
        <w:keepNext/>
        <w:ind w:firstLineChars="50" w:firstLine="105"/>
        <w:jc w:val="center"/>
      </w:pPr>
      <w:r>
        <w:rPr>
          <w:noProof/>
        </w:rPr>
        <w:drawing>
          <wp:inline distT="0" distB="0" distL="0" distR="0" wp14:anchorId="1F221882" wp14:editId="408E9B3F">
            <wp:extent cx="3639636" cy="2753516"/>
            <wp:effectExtent l="0" t="0" r="5715" b="2540"/>
            <wp:docPr id="91641625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6252" name="図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9636" cy="2753516"/>
                    </a:xfrm>
                    <a:prstGeom prst="rect">
                      <a:avLst/>
                    </a:prstGeom>
                  </pic:spPr>
                </pic:pic>
              </a:graphicData>
            </a:graphic>
          </wp:inline>
        </w:drawing>
      </w:r>
    </w:p>
    <w:p w14:paraId="2733886D" w14:textId="195C77EF" w:rsidR="00EC28F8" w:rsidRDefault="0055425F">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6</w:t>
      </w:r>
      <w:r>
        <w:fldChar w:fldCharType="end"/>
      </w:r>
      <w:r>
        <w:rPr>
          <w:rFonts w:hint="eastAsia"/>
          <w:lang w:eastAsia="ja-JP"/>
        </w:rPr>
        <w:t xml:space="preserve">　</w:t>
      </w:r>
      <w:r>
        <w:rPr>
          <w:lang w:eastAsia="ja-JP"/>
        </w:rPr>
        <w:t>3D CAD</w:t>
      </w:r>
      <w:r>
        <w:rPr>
          <w:rFonts w:hint="eastAsia"/>
          <w:lang w:eastAsia="ja-JP"/>
        </w:rPr>
        <w:t>で</w:t>
      </w:r>
      <w:r w:rsidR="007A5A74">
        <w:rPr>
          <w:rFonts w:hint="eastAsia"/>
          <w:lang w:eastAsia="ja-JP"/>
        </w:rPr>
        <w:t>製作</w:t>
      </w:r>
      <w:r>
        <w:rPr>
          <w:rFonts w:hint="eastAsia"/>
          <w:lang w:eastAsia="ja-JP"/>
        </w:rPr>
        <w:t>したボビン</w:t>
      </w:r>
    </w:p>
    <w:p w14:paraId="1340EDFE" w14:textId="77777777" w:rsidR="00077114" w:rsidRDefault="00077114" w:rsidP="003E1D41">
      <w:pPr>
        <w:ind w:firstLineChars="50" w:firstLine="105"/>
        <w:rPr>
          <w:ins w:id="17" w:author="板谷 年也【鈴鹿】" w:date="2026-01-19T17:10:00Z" w16du:dateUtc="2026-01-19T08:10:00Z"/>
        </w:rPr>
      </w:pPr>
    </w:p>
    <w:p w14:paraId="7F057DCF" w14:textId="479CE4C8" w:rsidR="00EC28F8" w:rsidRDefault="003E1D41" w:rsidP="002C2083">
      <w:pPr>
        <w:ind w:firstLineChars="50" w:firstLine="105"/>
      </w:pPr>
      <w:r>
        <w:t>コイルの巻線には、直径</w:t>
      </w:r>
      <w:r>
        <w:t xml:space="preserve"> 0.5 mm </w:t>
      </w:r>
      <w:r>
        <w:t>の</w:t>
      </w:r>
      <w:r>
        <w:t>2</w:t>
      </w:r>
      <w:r>
        <w:t>種ポリウレタン銅線（</w:t>
      </w:r>
      <w:r>
        <w:t>2-UEW</w:t>
      </w:r>
      <w:r>
        <w:t>）を使用した。</w:t>
      </w:r>
      <w:r w:rsidR="00CE51F7">
        <w:rPr>
          <w:rFonts w:hint="eastAsia"/>
        </w:rPr>
        <w:t>励磁・検出共に</w:t>
      </w:r>
      <w:r w:rsidR="00CE51F7">
        <w:rPr>
          <w:rFonts w:hint="eastAsia"/>
        </w:rPr>
        <w:t>200</w:t>
      </w:r>
      <w:r w:rsidR="00CE51F7">
        <w:rPr>
          <w:rFonts w:hint="eastAsia"/>
        </w:rPr>
        <w:t>ターンの巻き数とした。</w:t>
      </w:r>
      <w:r>
        <w:rPr>
          <w:rFonts w:hint="eastAsia"/>
        </w:rPr>
        <w:t>セ</w:t>
      </w:r>
      <w:r>
        <w:t>ンサ全体のサイズは高さ約</w:t>
      </w:r>
      <w:r>
        <w:t xml:space="preserve"> 70 mm </w:t>
      </w:r>
      <w:r>
        <w:t>程度であり、小型水中ドローンに搭載しても運動性能を損なわない大きさとした。</w:t>
      </w:r>
      <w:r w:rsidR="00EC28F8">
        <w:rPr>
          <w:rFonts w:hint="eastAsia"/>
        </w:rPr>
        <w:t>また、水中環境における防水性を確実に確保するため、製作したセンサユニット全体を</w:t>
      </w:r>
      <w:r w:rsidR="0055425F">
        <w:rPr>
          <w:rFonts w:hint="eastAsia"/>
        </w:rPr>
        <w:t>高さ約</w:t>
      </w:r>
      <w:r w:rsidR="0055425F">
        <w:t>80mm</w:t>
      </w:r>
      <w:r w:rsidR="0055425F">
        <w:rPr>
          <w:rFonts w:hint="eastAsia"/>
        </w:rPr>
        <w:t>の</w:t>
      </w:r>
      <w:r w:rsidR="00EC28F8">
        <w:rPr>
          <w:rFonts w:hint="eastAsia"/>
        </w:rPr>
        <w:t>球状のプラスチックケースに封入する構造を採用した。</w:t>
      </w:r>
      <w:r w:rsidR="007B5771">
        <w:rPr>
          <w:rFonts w:hint="eastAsia"/>
        </w:rPr>
        <w:t>図</w:t>
      </w:r>
      <w:r w:rsidR="00BA789E" w:rsidRPr="00BA789E">
        <w:rPr>
          <w:rFonts w:ascii="Times New Roman" w:hAnsi="Times New Roman" w:cs="Times New Roman"/>
        </w:rPr>
        <w:t>7</w:t>
      </w:r>
      <w:r w:rsidR="007B5771">
        <w:rPr>
          <w:rFonts w:ascii="Apple Color Emoji" w:hAnsi="Apple Color Emoji" w:cs="Apple Color Emoji" w:hint="eastAsia"/>
        </w:rPr>
        <w:t>にその画像を示す。</w:t>
      </w:r>
      <w:r w:rsidR="00EC28F8">
        <w:rPr>
          <w:rFonts w:hint="eastAsia"/>
        </w:rPr>
        <w:t>この球体形状は、内部の回路を水から守るだけでなく、海底の障害物に引っかからずに滑らかに移動させるためのスキッドとしての役割も兼ねている。</w:t>
      </w:r>
      <w:r w:rsidR="00EC28F8">
        <w:t xml:space="preserve"> </w:t>
      </w:r>
      <w:r w:rsidR="00EC28F8">
        <w:t>ドローンへの実装としては、このセンサ入りプラスチック球を機体の下部に取り付け、海底面を滑らせるようにして探査を行う構成とした。</w:t>
      </w:r>
    </w:p>
    <w:p w14:paraId="5E4D62B0" w14:textId="77777777" w:rsidR="007B5771" w:rsidRDefault="007B5771" w:rsidP="007B5771">
      <w:pPr>
        <w:keepNext/>
        <w:jc w:val="center"/>
      </w:pPr>
      <w:r>
        <w:rPr>
          <w:noProof/>
        </w:rPr>
        <w:lastRenderedPageBreak/>
        <w:drawing>
          <wp:inline distT="0" distB="0" distL="0" distR="0" wp14:anchorId="18297CC3" wp14:editId="3E0C2BE9">
            <wp:extent cx="1955800" cy="2598610"/>
            <wp:effectExtent l="0" t="0" r="0" b="5080"/>
            <wp:docPr id="10057344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3518" cy="2635438"/>
                    </a:xfrm>
                    <a:prstGeom prst="rect">
                      <a:avLst/>
                    </a:prstGeom>
                    <a:noFill/>
                    <a:ln>
                      <a:noFill/>
                    </a:ln>
                  </pic:spPr>
                </pic:pic>
              </a:graphicData>
            </a:graphic>
          </wp:inline>
        </w:drawing>
      </w:r>
    </w:p>
    <w:p w14:paraId="10B86198" w14:textId="37A6C713" w:rsidR="00EC28F8" w:rsidRDefault="007B5771">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7</w:t>
      </w:r>
      <w:r>
        <w:fldChar w:fldCharType="end"/>
      </w:r>
      <w:r w:rsidR="00840B41">
        <w:rPr>
          <w:rFonts w:hint="eastAsia"/>
          <w:lang w:eastAsia="ja-JP"/>
        </w:rPr>
        <w:t xml:space="preserve">　製作</w:t>
      </w:r>
      <w:r>
        <w:rPr>
          <w:rFonts w:hint="eastAsia"/>
          <w:lang w:eastAsia="ja-JP"/>
        </w:rPr>
        <w:t>した電磁センサ</w:t>
      </w:r>
    </w:p>
    <w:p w14:paraId="4360F1AB" w14:textId="77777777" w:rsidR="007B5771" w:rsidRDefault="007B5771" w:rsidP="00EC28F8"/>
    <w:p w14:paraId="1B6E8F10" w14:textId="0C84AD35" w:rsidR="00016E80" w:rsidRDefault="00EC28F8" w:rsidP="000A0B5A">
      <w:pPr>
        <w:ind w:firstLineChars="100" w:firstLine="210"/>
      </w:pPr>
      <w:r>
        <w:rPr>
          <w:rFonts w:hint="eastAsia"/>
        </w:rPr>
        <w:t>センサからの信号計測には</w:t>
      </w:r>
      <w:r>
        <w:t xml:space="preserve"> Analog Discovery 2 </w:t>
      </w:r>
      <w:r>
        <w:t>を使用し、コイルにかかる電圧波形の振幅変化をデータとして取得する。これにより、金属接近時の微小な電圧変化を定量的に評価することが可能である。</w:t>
      </w:r>
    </w:p>
    <w:p w14:paraId="633AA49D" w14:textId="77777777" w:rsidR="00A261BD" w:rsidRDefault="00A261BD" w:rsidP="00A261BD">
      <w:pPr>
        <w:keepNext/>
        <w:jc w:val="center"/>
      </w:pPr>
      <w:r>
        <w:rPr>
          <w:noProof/>
        </w:rPr>
        <w:drawing>
          <wp:inline distT="0" distB="0" distL="0" distR="0" wp14:anchorId="3CB6955E" wp14:editId="210E574D">
            <wp:extent cx="3259667" cy="2444750"/>
            <wp:effectExtent l="0" t="0" r="4445" b="0"/>
            <wp:docPr id="748185259" name="図 7" descr="回路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5259" name="図 7" descr="回路 が含まれている画像&#10;&#10;AI 生成コンテンツは誤りを含む可能性があります。"/>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5211" cy="2463908"/>
                    </a:xfrm>
                    <a:prstGeom prst="rect">
                      <a:avLst/>
                    </a:prstGeom>
                    <a:noFill/>
                    <a:ln>
                      <a:noFill/>
                    </a:ln>
                  </pic:spPr>
                </pic:pic>
              </a:graphicData>
            </a:graphic>
          </wp:inline>
        </w:drawing>
      </w:r>
    </w:p>
    <w:p w14:paraId="087D1B1E" w14:textId="7F3C0CCE" w:rsidR="00016E80" w:rsidRDefault="00A261BD">
      <w:pPr>
        <w:pStyle w:val="af2"/>
      </w:pPr>
      <w:r>
        <w:t xml:space="preserve">図 </w:t>
      </w:r>
      <w:r>
        <w:fldChar w:fldCharType="begin"/>
      </w:r>
      <w:r>
        <w:instrText>SEQ 図 \* ARABIC</w:instrText>
      </w:r>
      <w:r>
        <w:fldChar w:fldCharType="separate"/>
      </w:r>
      <w:r w:rsidR="0003051B">
        <w:rPr>
          <w:noProof/>
        </w:rPr>
        <w:t>8</w:t>
      </w:r>
      <w:r>
        <w:fldChar w:fldCharType="end"/>
      </w:r>
      <w:r>
        <w:rPr>
          <w:rFonts w:hint="eastAsia"/>
        </w:rPr>
        <w:t xml:space="preserve">　</w:t>
      </w:r>
      <w:r>
        <w:t>Analog Discovery2</w:t>
      </w:r>
      <w:r w:rsidR="003F262A">
        <w:t xml:space="preserve"> </w:t>
      </w:r>
      <w:r>
        <w:t>(DIGILENT</w:t>
      </w:r>
      <w:r>
        <w:rPr>
          <w:rFonts w:hint="eastAsia"/>
        </w:rPr>
        <w:t>社</w:t>
      </w:r>
      <w:r>
        <w:t>)</w:t>
      </w:r>
    </w:p>
    <w:p w14:paraId="4AA4A9A2" w14:textId="77777777" w:rsidR="003E1D41" w:rsidRDefault="003E1D41" w:rsidP="00A413D3"/>
    <w:p w14:paraId="607A5807" w14:textId="2BDC081F" w:rsidR="00F94D24" w:rsidRDefault="00F94D24">
      <w:pPr>
        <w:widowControl/>
      </w:pPr>
    </w:p>
    <w:p w14:paraId="6277678C" w14:textId="19CC52E2" w:rsidR="00F94D24" w:rsidRDefault="00F94D24" w:rsidP="00F94D24">
      <w:pPr>
        <w:widowControl/>
      </w:pPr>
      <w:r>
        <w:br w:type="page"/>
      </w:r>
    </w:p>
    <w:p w14:paraId="11EA042F" w14:textId="2922FB39" w:rsidR="00067563" w:rsidRDefault="0036602B" w:rsidP="0036602B">
      <w:pPr>
        <w:pStyle w:val="1"/>
        <w:ind w:left="0"/>
      </w:pPr>
      <w:bookmarkStart w:id="18" w:name="_Toc219798734"/>
      <w:r>
        <w:rPr>
          <w:rFonts w:hint="eastAsia"/>
        </w:rPr>
        <w:lastRenderedPageBreak/>
        <w:t>第３章　評価実験および考察</w:t>
      </w:r>
      <w:bookmarkEnd w:id="18"/>
    </w:p>
    <w:p w14:paraId="2605598B" w14:textId="51C2C883" w:rsidR="0036602B" w:rsidRDefault="00991368" w:rsidP="0036602B">
      <w:pPr>
        <w:pStyle w:val="2"/>
      </w:pPr>
      <w:bookmarkStart w:id="19" w:name="_Toc219798735"/>
      <w:r>
        <w:t>3.1</w:t>
      </w:r>
      <w:r>
        <w:rPr>
          <w:rFonts w:hint="eastAsia"/>
        </w:rPr>
        <w:t xml:space="preserve">　実験概要</w:t>
      </w:r>
      <w:bookmarkEnd w:id="19"/>
    </w:p>
    <w:p w14:paraId="6661BE0A" w14:textId="39FA3D02" w:rsidR="00991368" w:rsidRDefault="005D39EE" w:rsidP="000A0B5A">
      <w:pPr>
        <w:ind w:firstLineChars="100" w:firstLine="210"/>
      </w:pPr>
      <w:r w:rsidRPr="005D39EE">
        <w:rPr>
          <w:rFonts w:hint="eastAsia"/>
        </w:rPr>
        <w:t>本章では、第</w:t>
      </w:r>
      <w:r w:rsidRPr="005D39EE">
        <w:t>2</w:t>
      </w:r>
      <w:r w:rsidRPr="005D39EE">
        <w:t>章で試作した電磁センサの基本性能、および水中ドローンに搭載した状態での探査システムの実現可能性を検証するために行った、</w:t>
      </w:r>
      <w:r w:rsidRPr="005D39EE">
        <w:t>2</w:t>
      </w:r>
      <w:r w:rsidRPr="005D39EE">
        <w:t>つの実験について述べる。</w:t>
      </w:r>
    </w:p>
    <w:p w14:paraId="23BDA069" w14:textId="2F7B17A8" w:rsidR="005D39EE" w:rsidRDefault="005D39EE" w:rsidP="005D39EE">
      <w:pPr>
        <w:pStyle w:val="3"/>
      </w:pPr>
      <w:bookmarkStart w:id="20" w:name="_Toc219798736"/>
      <w:r>
        <w:rPr>
          <w:rFonts w:hint="eastAsia"/>
        </w:rPr>
        <w:t xml:space="preserve">3.1.1　</w:t>
      </w:r>
      <w:r w:rsidRPr="005D39EE">
        <w:rPr>
          <w:rFonts w:hint="eastAsia"/>
        </w:rPr>
        <w:t>基礎特性の検証</w:t>
      </w:r>
      <w:bookmarkEnd w:id="20"/>
    </w:p>
    <w:p w14:paraId="7C79360A" w14:textId="0C38CF5B" w:rsidR="005D39EE" w:rsidRPr="005D39EE" w:rsidRDefault="005D39EE" w:rsidP="00F508F9">
      <w:pPr>
        <w:ind w:firstLineChars="100" w:firstLine="210"/>
      </w:pPr>
      <w:r w:rsidRPr="005D39EE">
        <w:rPr>
          <w:rFonts w:hint="eastAsia"/>
        </w:rPr>
        <w:t>まず、センサ単体の基礎的な検出能力を把握するために、研究室内の水槽を用いた実験を行った。</w:t>
      </w:r>
      <w:r w:rsidRPr="005D39EE">
        <w:t xml:space="preserve"> </w:t>
      </w:r>
      <w:r w:rsidRPr="005D39EE">
        <w:t>本研究の最終的な適用フィールドは英虞湾（海水域）である。海水は淡水と比較して導電率が高く、電磁波の減衰や位相変化といった影響（表皮効果等）</w:t>
      </w:r>
      <w:r w:rsidR="00552191">
        <w:t>[1</w:t>
      </w:r>
      <w:r w:rsidR="00A928B9">
        <w:rPr>
          <w:rFonts w:hint="eastAsia"/>
        </w:rPr>
        <w:t>1</w:t>
      </w:r>
      <w:r w:rsidR="00552191">
        <w:t>]</w:t>
      </w:r>
      <w:r w:rsidRPr="005D39EE">
        <w:rPr>
          <w:rFonts w:hint="eastAsia"/>
        </w:rPr>
        <w:t>が</w:t>
      </w:r>
      <w:r w:rsidRPr="005D39EE">
        <w:t>無視できない可能性がある。</w:t>
      </w:r>
      <w:r w:rsidRPr="005D39EE">
        <w:t xml:space="preserve"> </w:t>
      </w:r>
      <w:r w:rsidRPr="005D39EE">
        <w:t>そこで本実験では、「淡水」および海水を模した「</w:t>
      </w:r>
      <w:r>
        <w:rPr>
          <w:rFonts w:hint="eastAsia"/>
        </w:rPr>
        <w:t>人工海水</w:t>
      </w:r>
      <w:r w:rsidRPr="005D39EE">
        <w:t>」の双方の環境下で計測を行い、水の導電性がセンサの金属検知性能に与える影響を比較・検証した。</w:t>
      </w:r>
    </w:p>
    <w:p w14:paraId="201488F9" w14:textId="1A694E71" w:rsidR="005D39EE" w:rsidRDefault="00F508F9" w:rsidP="00F508F9">
      <w:pPr>
        <w:pStyle w:val="3"/>
      </w:pPr>
      <w:bookmarkStart w:id="21" w:name="_Toc219798737"/>
      <w:r>
        <w:rPr>
          <w:rFonts w:hint="eastAsia"/>
        </w:rPr>
        <w:t xml:space="preserve">3.1.2　</w:t>
      </w:r>
      <w:r w:rsidRPr="00F508F9">
        <w:rPr>
          <w:rFonts w:hint="eastAsia"/>
        </w:rPr>
        <w:t>システム動作検証</w:t>
      </w:r>
      <w:bookmarkEnd w:id="21"/>
    </w:p>
    <w:p w14:paraId="05FF6AD7" w14:textId="23DA7FCB" w:rsidR="00F508F9" w:rsidRPr="00F508F9" w:rsidRDefault="00F508F9" w:rsidP="00F508F9">
      <w:pPr>
        <w:ind w:firstLineChars="100" w:firstLine="210"/>
      </w:pPr>
      <w:r w:rsidRPr="00F508F9">
        <w:rPr>
          <w:rFonts w:hint="eastAsia"/>
        </w:rPr>
        <w:t>次に、実際の運用に近い環境での動作を確認するために、学校のプールを用いた実験を行った。</w:t>
      </w:r>
      <w:r w:rsidRPr="00F508F9">
        <w:t xml:space="preserve"> </w:t>
      </w:r>
      <w:r w:rsidRPr="00F508F9">
        <w:t>この実験では、試作した電磁センサを実際に水中ドローンに搭載・結線し、システム全体を稼働させた状態で試験を行った。</w:t>
      </w:r>
      <w:r w:rsidRPr="00F508F9">
        <w:t xml:space="preserve"> </w:t>
      </w:r>
      <w:r w:rsidRPr="00F508F9">
        <w:t>ドローンのスラスタが発生する電磁ノイズや、機体の振動・移動がセンサの信号に与える影響を確認するとともに、広くて深い水中環境における金属検知の実証を行うことを目的とした。</w:t>
      </w:r>
    </w:p>
    <w:p w14:paraId="4A694FFE" w14:textId="1BD3BBE0" w:rsidR="005D39EE" w:rsidRDefault="00F508F9" w:rsidP="00F508F9">
      <w:pPr>
        <w:pStyle w:val="2"/>
      </w:pPr>
      <w:bookmarkStart w:id="22" w:name="_Toc219798738"/>
      <w:r>
        <w:rPr>
          <w:rFonts w:hint="eastAsia"/>
        </w:rPr>
        <w:t xml:space="preserve">3.2　</w:t>
      </w:r>
      <w:r w:rsidRPr="00F508F9">
        <w:t>水槽を用いた基礎特性の検証</w:t>
      </w:r>
      <w:bookmarkEnd w:id="22"/>
    </w:p>
    <w:p w14:paraId="7777366F" w14:textId="5A479546" w:rsidR="00F508F9" w:rsidRDefault="00F508F9" w:rsidP="00F508F9">
      <w:pPr>
        <w:pStyle w:val="3"/>
      </w:pPr>
      <w:bookmarkStart w:id="23" w:name="_Toc219798739"/>
      <w:r>
        <w:rPr>
          <w:rFonts w:hint="eastAsia"/>
        </w:rPr>
        <w:t>3.2.1　実験方法</w:t>
      </w:r>
      <w:bookmarkEnd w:id="23"/>
    </w:p>
    <w:p w14:paraId="553523D7" w14:textId="74CC3519" w:rsidR="00F508F9" w:rsidRDefault="00DA1096" w:rsidP="00E63D18">
      <w:pPr>
        <w:ind w:firstLineChars="100" w:firstLine="210"/>
      </w:pPr>
      <w:r w:rsidRPr="00DA1096">
        <w:rPr>
          <w:rFonts w:hint="eastAsia"/>
        </w:rPr>
        <w:t>実験は研究室内の水槽を用いて行った。水槽の底部には、実際の海底環境を模した砂を敷き詰め、その上に検出対象を配置した。</w:t>
      </w:r>
      <w:r w:rsidRPr="00DA1096">
        <w:t xml:space="preserve"> </w:t>
      </w:r>
      <w:r w:rsidRPr="00DA1096">
        <w:t>検出対象（ターゲット）には、縦</w:t>
      </w:r>
      <w:r w:rsidRPr="00DA1096">
        <w:t xml:space="preserve"> </w:t>
      </w:r>
      <w:r w:rsidR="00AA4285">
        <w:t>200</w:t>
      </w:r>
      <w:r w:rsidRPr="00DA1096">
        <w:t xml:space="preserve"> mm × </w:t>
      </w:r>
      <w:r w:rsidRPr="00DA1096">
        <w:t>横</w:t>
      </w:r>
      <w:r w:rsidRPr="00DA1096">
        <w:t xml:space="preserve"> </w:t>
      </w:r>
      <w:r w:rsidR="00AA4285">
        <w:t>200</w:t>
      </w:r>
      <w:r w:rsidRPr="00DA1096">
        <w:t xml:space="preserve"> mm × </w:t>
      </w:r>
      <w:r w:rsidRPr="00DA1096">
        <w:t>厚さ</w:t>
      </w:r>
      <w:r w:rsidRPr="00DA1096">
        <w:t xml:space="preserve"> </w:t>
      </w:r>
      <w:r w:rsidR="000A3391">
        <w:t>3</w:t>
      </w:r>
      <w:r w:rsidRPr="00DA1096">
        <w:t xml:space="preserve"> mm </w:t>
      </w:r>
      <w:r w:rsidRPr="00DA1096">
        <w:t>の鉄板、および同寸法のアクリル板（非金属ターゲット）を使用した。</w:t>
      </w:r>
    </w:p>
    <w:p w14:paraId="5E636F54" w14:textId="026B5413" w:rsidR="00F17393" w:rsidRDefault="00F17393" w:rsidP="00E63D18">
      <w:pPr>
        <w:ind w:firstLineChars="100" w:firstLine="210"/>
      </w:pPr>
      <w:r>
        <w:rPr>
          <w:rFonts w:hint="eastAsia"/>
        </w:rPr>
        <w:t>Analog Discovery2</w:t>
      </w:r>
      <w:r>
        <w:rPr>
          <w:rFonts w:hint="eastAsia"/>
        </w:rPr>
        <w:t>の</w:t>
      </w:r>
      <w:r w:rsidR="00574483">
        <w:rPr>
          <w:rFonts w:hint="eastAsia"/>
        </w:rPr>
        <w:t>ファンクションジェネレータ</w:t>
      </w:r>
      <w:r>
        <w:rPr>
          <w:rFonts w:hint="eastAsia"/>
        </w:rPr>
        <w:t>を使用し、センサの励磁コイルに</w:t>
      </w:r>
      <w:r>
        <w:rPr>
          <w:rFonts w:hint="eastAsia"/>
        </w:rPr>
        <w:t>1MHz</w:t>
      </w:r>
      <w:r>
        <w:rPr>
          <w:rFonts w:hint="eastAsia"/>
        </w:rPr>
        <w:t>、振幅</w:t>
      </w:r>
      <w:r>
        <w:rPr>
          <w:rFonts w:hint="eastAsia"/>
        </w:rPr>
        <w:t>5V</w:t>
      </w:r>
      <w:r>
        <w:rPr>
          <w:rFonts w:hint="eastAsia"/>
        </w:rPr>
        <w:t>の交流電圧を印加した。検出コイルと</w:t>
      </w:r>
      <w:r>
        <w:rPr>
          <w:rFonts w:hint="eastAsia"/>
        </w:rPr>
        <w:t>Analog Discovery2</w:t>
      </w:r>
      <w:r>
        <w:rPr>
          <w:rFonts w:hint="eastAsia"/>
        </w:rPr>
        <w:t>のオシロスコープを接続し、</w:t>
      </w:r>
      <w:r>
        <w:rPr>
          <w:rFonts w:hint="eastAsia"/>
        </w:rPr>
        <w:t>Raspberry Pi5</w:t>
      </w:r>
      <w:r w:rsidR="00574483">
        <w:rPr>
          <w:rFonts w:hint="eastAsia"/>
        </w:rPr>
        <w:t>にインストールされた</w:t>
      </w:r>
      <w:r w:rsidR="00DB2453">
        <w:rPr>
          <w:rFonts w:hint="eastAsia"/>
        </w:rPr>
        <w:t>、</w:t>
      </w:r>
      <w:r w:rsidR="004D0DC7" w:rsidRPr="004D0DC7">
        <w:rPr>
          <w:rFonts w:hint="eastAsia"/>
        </w:rPr>
        <w:t>データ収集、分析、視覚化が行える</w:t>
      </w:r>
      <w:proofErr w:type="spellStart"/>
      <w:r w:rsidR="004D0DC7" w:rsidRPr="004D0DC7">
        <w:t>Digilent</w:t>
      </w:r>
      <w:proofErr w:type="spellEnd"/>
      <w:r w:rsidR="004D0DC7" w:rsidRPr="004D0DC7">
        <w:t>の「</w:t>
      </w:r>
      <w:proofErr w:type="spellStart"/>
      <w:r w:rsidR="004D0DC7" w:rsidRPr="004D0DC7">
        <w:t>WaveForms</w:t>
      </w:r>
      <w:proofErr w:type="spellEnd"/>
      <w:r w:rsidR="004D0DC7" w:rsidRPr="004D0DC7">
        <w:t>」</w:t>
      </w:r>
      <w:r>
        <w:rPr>
          <w:rFonts w:hint="eastAsia"/>
        </w:rPr>
        <w:t>という</w:t>
      </w:r>
      <w:r w:rsidR="00A45709">
        <w:rPr>
          <w:rFonts w:hint="eastAsia"/>
        </w:rPr>
        <w:t>制御</w:t>
      </w:r>
      <w:r>
        <w:rPr>
          <w:rFonts w:hint="eastAsia"/>
        </w:rPr>
        <w:t>ソフト</w:t>
      </w:r>
      <w:r w:rsidR="00AF5A84">
        <w:rPr>
          <w:rFonts w:hint="eastAsia"/>
        </w:rPr>
        <w:t>ウエア</w:t>
      </w:r>
      <w:r>
        <w:rPr>
          <w:rFonts w:hint="eastAsia"/>
        </w:rPr>
        <w:t>を使用し波形を観察した。</w:t>
      </w:r>
    </w:p>
    <w:p w14:paraId="150B18AB" w14:textId="6CF114D2" w:rsidR="00DA1096" w:rsidRDefault="00DA1096" w:rsidP="008C36FB">
      <w:pPr>
        <w:ind w:firstLineChars="100" w:firstLine="210"/>
      </w:pPr>
      <w:r w:rsidRPr="00DA1096">
        <w:rPr>
          <w:rFonts w:hint="eastAsia"/>
        </w:rPr>
        <w:t>本実験では、実際の探査で想定される状況や、センサの識別能力を検証するため、以下</w:t>
      </w:r>
      <w:r w:rsidRPr="00DA1096">
        <w:rPr>
          <w:rFonts w:hint="eastAsia"/>
        </w:rPr>
        <w:lastRenderedPageBreak/>
        <w:t>の</w:t>
      </w:r>
      <w:r w:rsidRPr="00DA1096">
        <w:t>5</w:t>
      </w:r>
      <w:r w:rsidRPr="00DA1096">
        <w:t>つの条件を設定して測定を行った。</w:t>
      </w:r>
    </w:p>
    <w:p w14:paraId="4AAC91C4" w14:textId="22DDD574" w:rsidR="00DA1096" w:rsidRDefault="00A01516" w:rsidP="00A01516">
      <w:r>
        <w:rPr>
          <w:rFonts w:hint="eastAsia"/>
          <w:b/>
          <w:bCs/>
        </w:rPr>
        <w:t>・</w:t>
      </w:r>
      <w:r w:rsidR="00DA1096" w:rsidRPr="00A01516">
        <w:rPr>
          <w:rFonts w:hint="eastAsia"/>
          <w:b/>
          <w:bCs/>
        </w:rPr>
        <w:t>基本条件（表面配置）</w:t>
      </w:r>
      <w:r w:rsidR="00DA1096" w:rsidRPr="00DA1096">
        <w:t xml:space="preserve">: </w:t>
      </w:r>
      <w:r w:rsidR="00DA1096" w:rsidRPr="00DA1096">
        <w:t>鉄板を砂の上に露出させて配置し、センサをその直上で昇降させる。</w:t>
      </w:r>
    </w:p>
    <w:p w14:paraId="34322749" w14:textId="4143DC76" w:rsidR="00DA1096" w:rsidRDefault="00A01516" w:rsidP="00A01516">
      <w:r>
        <w:rPr>
          <w:rFonts w:hint="eastAsia"/>
          <w:b/>
          <w:bCs/>
        </w:rPr>
        <w:t>・</w:t>
      </w:r>
      <w:r w:rsidR="00DA1096" w:rsidRPr="00A01516">
        <w:rPr>
          <w:rFonts w:hint="eastAsia"/>
          <w:b/>
          <w:bCs/>
        </w:rPr>
        <w:t>埋没条件</w:t>
      </w:r>
      <w:r w:rsidR="00DA1096">
        <w:rPr>
          <w:rFonts w:hint="eastAsia"/>
        </w:rPr>
        <w:t xml:space="preserve"> </w:t>
      </w:r>
      <w:r w:rsidR="00DA1096" w:rsidRPr="00DA1096">
        <w:t xml:space="preserve">: </w:t>
      </w:r>
      <w:r w:rsidR="00DA1096" w:rsidRPr="00DA1096">
        <w:t>鉄板を砂の中に完全に埋没させ、視認できない状態で、センサを砂の表面直上で昇降させる。これは、本研究の主目的である「埋没ゴミの探知」を想定したものである。</w:t>
      </w:r>
    </w:p>
    <w:p w14:paraId="62CD0CEB" w14:textId="70718D39" w:rsidR="00DA1096" w:rsidRDefault="00167559" w:rsidP="00167559">
      <w:r>
        <w:rPr>
          <w:rFonts w:hint="eastAsia"/>
          <w:b/>
          <w:bCs/>
        </w:rPr>
        <w:t>・</w:t>
      </w:r>
      <w:r w:rsidR="00DA1096" w:rsidRPr="00167559">
        <w:rPr>
          <w:rFonts w:hint="eastAsia"/>
          <w:b/>
          <w:bCs/>
        </w:rPr>
        <w:t>オフセット条件</w:t>
      </w:r>
      <w:r w:rsidR="00DA1096">
        <w:rPr>
          <w:rFonts w:hint="eastAsia"/>
        </w:rPr>
        <w:t xml:space="preserve"> </w:t>
      </w:r>
      <w:r w:rsidR="00DA1096" w:rsidRPr="00DA1096">
        <w:t xml:space="preserve">: </w:t>
      </w:r>
      <w:r w:rsidR="00DA1096" w:rsidRPr="00DA1096">
        <w:t>鉄板を砂の上に配置するが、センサの中心軸を鉄板の中心から水平方向に数</w:t>
      </w:r>
      <w:r w:rsidR="00DA1096" w:rsidRPr="00DA1096">
        <w:t xml:space="preserve"> cm </w:t>
      </w:r>
      <w:r w:rsidR="00DA1096" w:rsidRPr="00DA1096">
        <w:t>ずらした位置で昇降させる。これにより、センサの検知範囲（横方向の感度）を確認する。</w:t>
      </w:r>
    </w:p>
    <w:p w14:paraId="4E0CE364" w14:textId="036EF7EB" w:rsidR="00DA1096" w:rsidRDefault="00167559" w:rsidP="00167559">
      <w:r>
        <w:rPr>
          <w:rFonts w:hint="eastAsia"/>
          <w:b/>
          <w:bCs/>
        </w:rPr>
        <w:t>・</w:t>
      </w:r>
      <w:r w:rsidR="00DA1096" w:rsidRPr="00167559">
        <w:rPr>
          <w:rFonts w:hint="eastAsia"/>
          <w:b/>
          <w:bCs/>
        </w:rPr>
        <w:t>対照実験（アクリル板）</w:t>
      </w:r>
      <w:r w:rsidR="00DA1096" w:rsidRPr="00DA1096">
        <w:t xml:space="preserve">: </w:t>
      </w:r>
      <w:r w:rsidR="00DA1096" w:rsidRPr="00DA1096">
        <w:t>鉄板の代わりにアクリル板を砂の上に配置し、同様に測定を行う。これにより、センサが形状ではなく「金属素材」のみに反応していることを確認する。</w:t>
      </w:r>
    </w:p>
    <w:p w14:paraId="1AFD3A3E" w14:textId="69A88515" w:rsidR="00DA1096" w:rsidRDefault="00167559" w:rsidP="00167559">
      <w:r>
        <w:rPr>
          <w:rFonts w:hint="eastAsia"/>
          <w:b/>
          <w:bCs/>
        </w:rPr>
        <w:t>・</w:t>
      </w:r>
      <w:r w:rsidR="00DA1096" w:rsidRPr="00167559">
        <w:rPr>
          <w:rFonts w:hint="eastAsia"/>
          <w:b/>
          <w:bCs/>
        </w:rPr>
        <w:t>何もなし</w:t>
      </w:r>
      <w:r w:rsidR="00DA1096">
        <w:rPr>
          <w:rFonts w:hint="eastAsia"/>
        </w:rPr>
        <w:t xml:space="preserve"> </w:t>
      </w:r>
      <w:r w:rsidR="00DA1096" w:rsidRPr="00DA1096">
        <w:t xml:space="preserve">: </w:t>
      </w:r>
      <w:r w:rsidR="00DA1096" w:rsidRPr="00DA1096">
        <w:t>ターゲットを何も置かない状態で測定を行う。</w:t>
      </w:r>
    </w:p>
    <w:p w14:paraId="7599C356" w14:textId="5DC2C137" w:rsidR="00DA1096" w:rsidRDefault="00DA1096" w:rsidP="00DA1096">
      <w:pPr>
        <w:ind w:firstLineChars="50" w:firstLine="105"/>
      </w:pPr>
      <w:r w:rsidRPr="00DA1096">
        <w:rPr>
          <w:rFonts w:hint="eastAsia"/>
        </w:rPr>
        <w:t>各条件において、センサとターゲット（または砂表面）との距離を変化させながら（接触〜約</w:t>
      </w:r>
      <w:r w:rsidRPr="00DA1096">
        <w:t xml:space="preserve"> 130 mm</w:t>
      </w:r>
      <w:r w:rsidRPr="00DA1096">
        <w:t>）、検出コイルの電圧変化を</w:t>
      </w:r>
      <w:r w:rsidRPr="00DA1096">
        <w:t xml:space="preserve"> Analog Discovery 2 </w:t>
      </w:r>
      <w:r w:rsidRPr="00DA1096">
        <w:t>にて記録した。なお、これらの実験は前述の通り、淡水および塩水の</w:t>
      </w:r>
      <w:r w:rsidRPr="00DA1096">
        <w:t>2</w:t>
      </w:r>
      <w:r w:rsidRPr="00DA1096">
        <w:t>つの環境下で実施した。</w:t>
      </w:r>
    </w:p>
    <w:p w14:paraId="7CC5DF5A" w14:textId="77777777" w:rsidR="00DA1096" w:rsidRPr="00DA1096" w:rsidRDefault="00DA1096" w:rsidP="00DA1096"/>
    <w:p w14:paraId="7D7F4A8A" w14:textId="77777777" w:rsidR="00167559" w:rsidRDefault="00F508F9" w:rsidP="00641427">
      <w:pPr>
        <w:pStyle w:val="3"/>
      </w:pPr>
      <w:bookmarkStart w:id="24" w:name="_Toc219798740"/>
      <w:r>
        <w:rPr>
          <w:rFonts w:hint="eastAsia"/>
        </w:rPr>
        <w:t xml:space="preserve">3.2.2　</w:t>
      </w:r>
      <w:r w:rsidR="00F65E54">
        <w:rPr>
          <w:rFonts w:hint="eastAsia"/>
        </w:rPr>
        <w:t>淡水</w:t>
      </w:r>
      <w:r w:rsidR="00D330EC">
        <w:rPr>
          <w:rFonts w:hint="eastAsia"/>
        </w:rPr>
        <w:t>での</w:t>
      </w:r>
      <w:r>
        <w:rPr>
          <w:rFonts w:hint="eastAsia"/>
        </w:rPr>
        <w:t>実験結果</w:t>
      </w:r>
      <w:bookmarkEnd w:id="24"/>
    </w:p>
    <w:p w14:paraId="75682134" w14:textId="758FFEC0" w:rsidR="00F508F9" w:rsidRPr="00167559" w:rsidRDefault="00167559" w:rsidP="00167559">
      <w:pPr>
        <w:rPr>
          <w:b/>
          <w:bCs/>
        </w:rPr>
      </w:pPr>
      <w:r>
        <w:rPr>
          <w:rFonts w:hint="eastAsia"/>
          <w:b/>
          <w:bCs/>
        </w:rPr>
        <w:t>・</w:t>
      </w:r>
      <w:r w:rsidR="00DA1096" w:rsidRPr="00167559">
        <w:rPr>
          <w:b/>
          <w:bCs/>
        </w:rPr>
        <w:t>基本条件</w:t>
      </w:r>
    </w:p>
    <w:p w14:paraId="72559D4F" w14:textId="3C392066" w:rsidR="00F508F9" w:rsidRDefault="00AB5AB2" w:rsidP="009D5ED2">
      <w:pPr>
        <w:ind w:firstLineChars="100" w:firstLine="210"/>
      </w:pPr>
      <w:r w:rsidRPr="00AB5AB2">
        <w:rPr>
          <w:rFonts w:hint="eastAsia"/>
        </w:rPr>
        <w:t>まず、鉄板を砂の上に露出させた基本条件における測定結果を図</w:t>
      </w:r>
      <w:r w:rsidR="00BA789E">
        <w:t>9</w:t>
      </w:r>
      <w:r w:rsidRPr="00AB5AB2">
        <w:t>に示す。</w:t>
      </w:r>
      <w:r w:rsidRPr="00AB5AB2">
        <w:t xml:space="preserve"> </w:t>
      </w:r>
      <w:r w:rsidRPr="00AB5AB2">
        <w:t>グラフの横軸は時間</w:t>
      </w:r>
      <w:r w:rsidRPr="00AB5AB2">
        <w:t xml:space="preserve"> [s]</w:t>
      </w:r>
      <w:r w:rsidRPr="00AB5AB2">
        <w:t>、縦軸は検出コイルの出力電圧</w:t>
      </w:r>
      <w:r w:rsidRPr="00AB5AB2">
        <w:t xml:space="preserve"> [mV] </w:t>
      </w:r>
      <w:r w:rsidRPr="00AB5AB2">
        <w:t>を表している。</w:t>
      </w:r>
    </w:p>
    <w:p w14:paraId="47EF55D8" w14:textId="7CE6919B" w:rsidR="00364920" w:rsidRDefault="00364920" w:rsidP="009D5ED2">
      <w:pPr>
        <w:ind w:firstLineChars="100" w:firstLine="210"/>
      </w:pPr>
      <w:r w:rsidRPr="00364920">
        <w:rPr>
          <w:rFonts w:hint="eastAsia"/>
        </w:rPr>
        <w:t>図に示す通り、センサがターゲットから十分に離れている初期状態（ベースライン）では、出力電圧は約</w:t>
      </w:r>
      <w:r w:rsidRPr="00364920">
        <w:t xml:space="preserve"> -209 mV </w:t>
      </w:r>
      <w:r w:rsidRPr="00364920">
        <w:t>前後で推移していた。</w:t>
      </w:r>
      <w:r w:rsidRPr="00364920">
        <w:t xml:space="preserve"> </w:t>
      </w:r>
      <w:r w:rsidRPr="00364920">
        <w:t>その後、センサを手動で鉄板に接近させるにつれて電圧値は急激に上昇し、最も接近した状態（距離</w:t>
      </w:r>
      <w:r w:rsidRPr="00364920">
        <w:t xml:space="preserve"> 0 mm</w:t>
      </w:r>
      <w:r w:rsidRPr="00364920">
        <w:t>）では約</w:t>
      </w:r>
      <w:r w:rsidRPr="00364920">
        <w:t xml:space="preserve">-179 mV </w:t>
      </w:r>
      <w:r w:rsidRPr="00364920">
        <w:rPr>
          <w:rFonts w:hint="eastAsia"/>
        </w:rPr>
        <w:t>〜</w:t>
      </w:r>
      <w:r w:rsidRPr="00364920">
        <w:t xml:space="preserve"> -175 mV </w:t>
      </w:r>
      <w:r w:rsidRPr="00364920">
        <w:t>の値を示した。その後、センサを遠ざけると電圧は再び初期のベースライン付近まで低下した。</w:t>
      </w:r>
      <w:r w:rsidRPr="00364920">
        <w:t xml:space="preserve"> </w:t>
      </w:r>
      <w:r w:rsidRPr="00364920">
        <w:t>この結果より、本センサは金属ターゲットの接近に伴い、約</w:t>
      </w:r>
      <w:r w:rsidRPr="00364920">
        <w:t xml:space="preserve">30 mV </w:t>
      </w:r>
      <w:r w:rsidRPr="00364920">
        <w:t>の顕著な電圧上昇（有意な信号変化）を出力することが確認された。これに</w:t>
      </w:r>
      <w:r w:rsidRPr="00364920">
        <w:rPr>
          <w:rFonts w:hint="eastAsia"/>
        </w:rPr>
        <w:t>より、センサ直下の金属を明確に検知可能であることが実証された。</w:t>
      </w:r>
    </w:p>
    <w:p w14:paraId="5F6A6FD7" w14:textId="77777777" w:rsidR="00364920" w:rsidRDefault="00364920" w:rsidP="00364920">
      <w:pPr>
        <w:ind w:firstLineChars="50" w:firstLine="105"/>
      </w:pPr>
    </w:p>
    <w:p w14:paraId="7CCDD03C" w14:textId="77777777" w:rsidR="00364920" w:rsidRDefault="00364920" w:rsidP="00364920">
      <w:pPr>
        <w:ind w:firstLineChars="50" w:firstLine="105"/>
      </w:pPr>
    </w:p>
    <w:p w14:paraId="6EBB5DE9" w14:textId="77777777" w:rsidR="00364920" w:rsidRDefault="00364920" w:rsidP="00364920">
      <w:pPr>
        <w:keepNext/>
        <w:ind w:firstLineChars="50" w:firstLine="105"/>
        <w:jc w:val="center"/>
      </w:pPr>
      <w:commentRangeStart w:id="25"/>
      <w:r>
        <w:rPr>
          <w:noProof/>
        </w:rPr>
        <w:lastRenderedPageBreak/>
        <w:drawing>
          <wp:inline distT="0" distB="0" distL="0" distR="0" wp14:anchorId="1459B5A4" wp14:editId="1C4E0191">
            <wp:extent cx="4639672" cy="2931807"/>
            <wp:effectExtent l="0" t="0" r="8890" b="1905"/>
            <wp:docPr id="4648043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350" name="図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639672" cy="2931807"/>
                    </a:xfrm>
                    <a:prstGeom prst="rect">
                      <a:avLst/>
                    </a:prstGeom>
                    <a:noFill/>
                    <a:ln>
                      <a:noFill/>
                    </a:ln>
                  </pic:spPr>
                </pic:pic>
              </a:graphicData>
            </a:graphic>
          </wp:inline>
        </w:drawing>
      </w:r>
      <w:commentRangeEnd w:id="25"/>
      <w:r w:rsidR="00541F69">
        <w:rPr>
          <w:rStyle w:val="af5"/>
          <w:sz w:val="21"/>
          <w:szCs w:val="24"/>
        </w:rPr>
        <w:commentReference w:id="25"/>
      </w:r>
    </w:p>
    <w:p w14:paraId="5584AC25" w14:textId="12E6776B" w:rsidR="00364920" w:rsidRDefault="00364920">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9</w:t>
      </w:r>
      <w:r>
        <w:fldChar w:fldCharType="end"/>
      </w:r>
      <w:r>
        <w:rPr>
          <w:rFonts w:hint="eastAsia"/>
          <w:lang w:eastAsia="ja-JP"/>
        </w:rPr>
        <w:t xml:space="preserve">　基本条件におけるセンサ</w:t>
      </w:r>
      <w:r w:rsidR="009C6066">
        <w:rPr>
          <w:rFonts w:hint="eastAsia"/>
          <w:lang w:eastAsia="ja-JP"/>
        </w:rPr>
        <w:t>電圧</w:t>
      </w:r>
    </w:p>
    <w:p w14:paraId="7B8DE6CF" w14:textId="77777777" w:rsidR="00364920" w:rsidRPr="00364920" w:rsidRDefault="00364920" w:rsidP="00364920"/>
    <w:p w14:paraId="03A2E31E" w14:textId="76C1D193" w:rsidR="00364920" w:rsidRPr="00167559" w:rsidRDefault="00167559" w:rsidP="00167559">
      <w:pPr>
        <w:rPr>
          <w:b/>
          <w:bCs/>
        </w:rPr>
      </w:pPr>
      <w:r>
        <w:rPr>
          <w:rFonts w:hint="eastAsia"/>
          <w:b/>
          <w:bCs/>
        </w:rPr>
        <w:t>・</w:t>
      </w:r>
      <w:r w:rsidR="00364920" w:rsidRPr="00167559">
        <w:rPr>
          <w:rFonts w:hint="eastAsia"/>
          <w:b/>
          <w:bCs/>
        </w:rPr>
        <w:t>埋没条件</w:t>
      </w:r>
    </w:p>
    <w:p w14:paraId="24EC411A" w14:textId="62682BCA" w:rsidR="00364920" w:rsidRDefault="004E53F7" w:rsidP="009D5ED2">
      <w:pPr>
        <w:ind w:firstLineChars="100" w:firstLine="210"/>
      </w:pPr>
      <w:r w:rsidRPr="004E53F7">
        <w:rPr>
          <w:rFonts w:hint="eastAsia"/>
        </w:rPr>
        <w:t>次に、鉄板を砂の中に埋没させた状態での測定結果を述べる。本実験では、埋没深度を</w:t>
      </w:r>
      <w:r w:rsidRPr="004E53F7">
        <w:t xml:space="preserve"> 64 mm </w:t>
      </w:r>
      <w:r w:rsidRPr="004E53F7">
        <w:t>と</w:t>
      </w:r>
      <w:r w:rsidRPr="004E53F7">
        <w:t xml:space="preserve"> 30 mm </w:t>
      </w:r>
      <w:r w:rsidRPr="004E53F7">
        <w:t>の</w:t>
      </w:r>
      <w:r w:rsidRPr="004E53F7">
        <w:t>2</w:t>
      </w:r>
      <w:r w:rsidRPr="004E53F7">
        <w:t>段階に設定して検証を行った。</w:t>
      </w:r>
    </w:p>
    <w:p w14:paraId="4BAA39FE" w14:textId="4625BAFB" w:rsidR="004E53F7" w:rsidRDefault="004E53F7" w:rsidP="009D5ED2">
      <w:pPr>
        <w:ind w:firstLineChars="100" w:firstLine="210"/>
      </w:pPr>
      <w:r w:rsidRPr="004E53F7">
        <w:rPr>
          <w:rFonts w:hint="eastAsia"/>
        </w:rPr>
        <w:t>鉄板を砂の表面から</w:t>
      </w:r>
      <w:r w:rsidRPr="004E53F7">
        <w:t xml:space="preserve"> 64 mm </w:t>
      </w:r>
      <w:r w:rsidRPr="004E53F7">
        <w:t>の深さに埋没させた際の結果を図</w:t>
      </w:r>
      <w:r w:rsidR="00BA789E">
        <w:t>10</w:t>
      </w:r>
      <w:r w:rsidRPr="004E53F7">
        <w:t>に示す。</w:t>
      </w:r>
      <w:r w:rsidRPr="004E53F7">
        <w:t xml:space="preserve"> </w:t>
      </w:r>
      <w:r w:rsidRPr="004E53F7">
        <w:t>グラフを確認すると、センサを接近させたタイミングでわずかな電圧上昇の傾向が見られるものの、その変化量は数</w:t>
      </w:r>
      <w:r w:rsidRPr="004E53F7">
        <w:t xml:space="preserve"> mV </w:t>
      </w:r>
      <w:r w:rsidRPr="004E53F7">
        <w:t>程度にとどまっている</w:t>
      </w:r>
      <w:r>
        <w:rPr>
          <w:rFonts w:hint="eastAsia"/>
        </w:rPr>
        <w:t>。</w:t>
      </w:r>
    </w:p>
    <w:p w14:paraId="6BDC6813" w14:textId="665E5330" w:rsidR="004E53F7" w:rsidRDefault="004E53F7" w:rsidP="009D5ED2">
      <w:pPr>
        <w:ind w:firstLineChars="100" w:firstLine="210"/>
      </w:pPr>
      <w:r w:rsidRPr="004E53F7">
        <w:t>この変化量は、環境ノイズによるベースラインの揺らぎと同程度のレベルであり、信号とノイズの区別が困難である。したがって、本センサの現在の仕様においては、深さ</w:t>
      </w:r>
      <w:r w:rsidRPr="004E53F7">
        <w:t xml:space="preserve"> 64 mm </w:t>
      </w:r>
      <w:r w:rsidRPr="004E53F7">
        <w:t>の埋没物を明確に検知することは困難であると判断された。</w:t>
      </w:r>
    </w:p>
    <w:p w14:paraId="4428E072" w14:textId="77777777" w:rsidR="004E53F7" w:rsidRDefault="004E53F7" w:rsidP="004E53F7">
      <w:pPr>
        <w:keepNext/>
        <w:jc w:val="center"/>
      </w:pPr>
      <w:r>
        <w:rPr>
          <w:noProof/>
        </w:rPr>
        <w:lastRenderedPageBreak/>
        <w:drawing>
          <wp:inline distT="0" distB="0" distL="0" distR="0" wp14:anchorId="6411802E" wp14:editId="6BF11F63">
            <wp:extent cx="4639672" cy="2845929"/>
            <wp:effectExtent l="0" t="0" r="8890" b="0"/>
            <wp:docPr id="74157529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5295" name="図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39672" cy="2845929"/>
                    </a:xfrm>
                    <a:prstGeom prst="rect">
                      <a:avLst/>
                    </a:prstGeom>
                    <a:noFill/>
                    <a:ln>
                      <a:noFill/>
                    </a:ln>
                  </pic:spPr>
                </pic:pic>
              </a:graphicData>
            </a:graphic>
          </wp:inline>
        </w:drawing>
      </w:r>
    </w:p>
    <w:p w14:paraId="07AA8DDF" w14:textId="73BE4B61" w:rsidR="00364920" w:rsidRDefault="004E53F7">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10</w:t>
      </w:r>
      <w:r>
        <w:fldChar w:fldCharType="end"/>
      </w:r>
      <w:r>
        <w:rPr>
          <w:rFonts w:hint="eastAsia"/>
          <w:lang w:eastAsia="ja-JP"/>
        </w:rPr>
        <w:t xml:space="preserve">　</w:t>
      </w:r>
      <w:r w:rsidRPr="00B309BA">
        <w:rPr>
          <w:rFonts w:hint="eastAsia"/>
          <w:lang w:eastAsia="ja-JP"/>
        </w:rPr>
        <w:t>埋没条件（深さ</w:t>
      </w:r>
      <w:r w:rsidRPr="00B309BA">
        <w:rPr>
          <w:lang w:eastAsia="ja-JP"/>
        </w:rPr>
        <w:t xml:space="preserve"> 64 mm）におけるセンサ</w:t>
      </w:r>
      <w:r w:rsidR="009C6066">
        <w:rPr>
          <w:rFonts w:hint="eastAsia"/>
          <w:lang w:eastAsia="ja-JP"/>
        </w:rPr>
        <w:t>電圧</w:t>
      </w:r>
    </w:p>
    <w:p w14:paraId="738A3CC5" w14:textId="77777777" w:rsidR="00364920" w:rsidRDefault="00364920" w:rsidP="00364920"/>
    <w:p w14:paraId="032EC8DF" w14:textId="3E9C61FF" w:rsidR="004E53F7" w:rsidRDefault="004E53F7" w:rsidP="009D5ED2">
      <w:pPr>
        <w:ind w:firstLineChars="100" w:firstLine="210"/>
      </w:pPr>
      <w:r>
        <w:rPr>
          <w:rFonts w:hint="eastAsia"/>
        </w:rPr>
        <w:t>続いて、埋没深度を浅くし、深さ</w:t>
      </w:r>
      <w:r>
        <w:t xml:space="preserve"> 30 mm </w:t>
      </w:r>
      <w:r>
        <w:t>とした際の結果を図</w:t>
      </w:r>
      <w:r w:rsidR="00BA789E">
        <w:t>11</w:t>
      </w:r>
      <w:r>
        <w:t>に示す。</w:t>
      </w:r>
      <w:r>
        <w:t xml:space="preserve"> </w:t>
      </w:r>
      <w:r>
        <w:t>この条件下では、センサの接近に伴い、電圧値が約</w:t>
      </w:r>
      <w:r>
        <w:t xml:space="preserve"> 10 mV </w:t>
      </w:r>
      <w:r>
        <w:t>弱ほど「下降」する挙動が明瞭に確認された。</w:t>
      </w:r>
      <w:r>
        <w:t xml:space="preserve"> </w:t>
      </w:r>
      <w:r>
        <w:t>基本条件（表面配置）では電圧が「上昇」していたのに対し、埋没条件（深さ</w:t>
      </w:r>
      <w:r>
        <w:t xml:space="preserve"> 30 mm</w:t>
      </w:r>
      <w:r>
        <w:t>）では逆の極性（下降）への変化が見られた点は特筆すべきである。これは、コイルとターゲット間の距離（リフトオフ）が大きくなったことで、相互インダクタンスの位相特性が変化したことに起因すると推察される。</w:t>
      </w:r>
      <w:r>
        <w:t xml:space="preserve"> </w:t>
      </w:r>
    </w:p>
    <w:p w14:paraId="12E0104C" w14:textId="48B64F58" w:rsidR="004E53F7" w:rsidRDefault="004E53F7" w:rsidP="009D5ED2">
      <w:pPr>
        <w:ind w:firstLineChars="100" w:firstLine="210"/>
      </w:pPr>
      <w:r w:rsidRPr="004E53F7">
        <w:rPr>
          <w:rFonts w:hint="eastAsia"/>
        </w:rPr>
        <w:t>しかし、本実験における主目的は、金属の存在に伴うセンサ出力の「有意な変化」を捉えることにある。</w:t>
      </w:r>
      <w:r w:rsidRPr="004E53F7">
        <w:t xml:space="preserve"> </w:t>
      </w:r>
      <w:r w:rsidRPr="004E53F7">
        <w:t>電圧変化の正負（上昇か下降か）に関わらず、ノイズレベルを超えた明確な信号変動が観測されれば、金属の検知は可能であると言える。</w:t>
      </w:r>
    </w:p>
    <w:p w14:paraId="243C5D8D" w14:textId="3FF7095B" w:rsidR="004E53F7" w:rsidRDefault="004E53F7" w:rsidP="009D5ED2">
      <w:pPr>
        <w:ind w:firstLineChars="100" w:firstLine="210"/>
      </w:pPr>
      <w:r>
        <w:t>信号の強度は基本条件（約</w:t>
      </w:r>
      <w:r>
        <w:t xml:space="preserve"> 30 mV</w:t>
      </w:r>
      <w:r>
        <w:t>）と</w:t>
      </w:r>
      <w:r>
        <w:rPr>
          <w:rFonts w:hint="eastAsia"/>
        </w:rPr>
        <w:t>比較して</w:t>
      </w:r>
      <w:r>
        <w:t xml:space="preserve"> 1/3 </w:t>
      </w:r>
      <w:r>
        <w:t>程度に減衰しているものの、ノイズレベルを超えた有意な変化として認識可能であった。</w:t>
      </w:r>
    </w:p>
    <w:p w14:paraId="4FD0D516" w14:textId="66110A01" w:rsidR="004E53F7" w:rsidRDefault="004E53F7" w:rsidP="009D5ED2">
      <w:pPr>
        <w:ind w:firstLineChars="100" w:firstLine="210"/>
      </w:pPr>
      <w:r>
        <w:rPr>
          <w:rFonts w:hint="eastAsia"/>
        </w:rPr>
        <w:t>以上の結果より、本システムは深さ</w:t>
      </w:r>
      <w:r>
        <w:t xml:space="preserve"> 30 mm </w:t>
      </w:r>
      <w:r>
        <w:t>程度の浅い埋没状態であれば、砂に埋もれた金属を検知可能であることが示された。</w:t>
      </w:r>
    </w:p>
    <w:p w14:paraId="175EF1F7" w14:textId="77777777" w:rsidR="004E53F7" w:rsidRDefault="004E53F7" w:rsidP="00364920"/>
    <w:p w14:paraId="614DA96B" w14:textId="77777777" w:rsidR="008151F4" w:rsidRDefault="008151F4" w:rsidP="008151F4">
      <w:pPr>
        <w:keepNext/>
        <w:jc w:val="center"/>
      </w:pPr>
      <w:r>
        <w:rPr>
          <w:rFonts w:hint="eastAsia"/>
          <w:noProof/>
        </w:rPr>
        <w:lastRenderedPageBreak/>
        <w:drawing>
          <wp:inline distT="0" distB="0" distL="0" distR="0" wp14:anchorId="3B7299B7" wp14:editId="06AE68A4">
            <wp:extent cx="4643555" cy="2849246"/>
            <wp:effectExtent l="0" t="0" r="5080" b="8255"/>
            <wp:docPr id="14335683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835" name="図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43555" cy="2849246"/>
                    </a:xfrm>
                    <a:prstGeom prst="rect">
                      <a:avLst/>
                    </a:prstGeom>
                  </pic:spPr>
                </pic:pic>
              </a:graphicData>
            </a:graphic>
          </wp:inline>
        </w:drawing>
      </w:r>
    </w:p>
    <w:p w14:paraId="1D92B942" w14:textId="7B2F108D" w:rsidR="004E53F7" w:rsidRDefault="008151F4">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11</w:t>
      </w:r>
      <w:r>
        <w:fldChar w:fldCharType="end"/>
      </w:r>
      <w:r>
        <w:rPr>
          <w:rFonts w:hint="eastAsia"/>
          <w:lang w:eastAsia="ja-JP"/>
        </w:rPr>
        <w:t xml:space="preserve">　</w:t>
      </w:r>
      <w:r w:rsidRPr="004D64BF">
        <w:rPr>
          <w:rFonts w:hint="eastAsia"/>
          <w:lang w:eastAsia="ja-JP"/>
        </w:rPr>
        <w:t>埋没条件（深さ</w:t>
      </w:r>
      <w:r w:rsidRPr="004D64BF">
        <w:rPr>
          <w:lang w:eastAsia="ja-JP"/>
        </w:rPr>
        <w:t xml:space="preserve"> 30 mm）におけるセンサ</w:t>
      </w:r>
      <w:r w:rsidR="009C6066">
        <w:rPr>
          <w:rFonts w:hint="eastAsia"/>
          <w:lang w:eastAsia="ja-JP"/>
        </w:rPr>
        <w:t>電圧</w:t>
      </w:r>
    </w:p>
    <w:p w14:paraId="242C3488" w14:textId="77777777" w:rsidR="00C66353" w:rsidRDefault="00C66353" w:rsidP="00167559">
      <w:pPr>
        <w:rPr>
          <w:b/>
          <w:bCs/>
        </w:rPr>
      </w:pPr>
    </w:p>
    <w:p w14:paraId="5B3C6EC9" w14:textId="7FE58BAC" w:rsidR="00364920" w:rsidRPr="00167559" w:rsidRDefault="00167559" w:rsidP="00167559">
      <w:pPr>
        <w:rPr>
          <w:b/>
          <w:bCs/>
        </w:rPr>
      </w:pPr>
      <w:r>
        <w:rPr>
          <w:rFonts w:hint="eastAsia"/>
          <w:b/>
          <w:bCs/>
        </w:rPr>
        <w:t>・</w:t>
      </w:r>
      <w:r w:rsidR="00364920" w:rsidRPr="00167559">
        <w:rPr>
          <w:rFonts w:hint="eastAsia"/>
          <w:b/>
          <w:bCs/>
        </w:rPr>
        <w:t>オフセット条件</w:t>
      </w:r>
    </w:p>
    <w:p w14:paraId="3759EC22" w14:textId="5B7DF188" w:rsidR="00364920" w:rsidRDefault="00EB4A4C" w:rsidP="007249CF">
      <w:pPr>
        <w:ind w:firstLineChars="100" w:firstLine="210"/>
      </w:pPr>
      <w:r w:rsidRPr="00EB4A4C">
        <w:rPr>
          <w:rFonts w:hint="eastAsia"/>
        </w:rPr>
        <w:t>実際の探査において、ドローンが常に金属ゴミの真上を通過するとは限らない。そこで、センサの中心軸とターゲット（鉄板）の中心軸を水平方向にずらした「オフセット条件」における検知性能を検証した。本実験では、オフセット量を</w:t>
      </w:r>
      <w:r w:rsidRPr="00EB4A4C">
        <w:t xml:space="preserve"> 100 mm</w:t>
      </w:r>
      <w:r w:rsidRPr="00EB4A4C">
        <w:t>（</w:t>
      </w:r>
      <w:r w:rsidRPr="00EB4A4C">
        <w:t>10 cm</w:t>
      </w:r>
      <w:r w:rsidRPr="00EB4A4C">
        <w:t>）と</w:t>
      </w:r>
      <w:r w:rsidRPr="00EB4A4C">
        <w:t xml:space="preserve"> 50 mm</w:t>
      </w:r>
      <w:r w:rsidRPr="00EB4A4C">
        <w:t>（</w:t>
      </w:r>
      <w:r w:rsidRPr="00EB4A4C">
        <w:t>5 cm</w:t>
      </w:r>
      <w:r w:rsidRPr="00EB4A4C">
        <w:t>）の</w:t>
      </w:r>
      <w:r w:rsidRPr="00EB4A4C">
        <w:t>2</w:t>
      </w:r>
      <w:r w:rsidRPr="00EB4A4C">
        <w:t>パターンに設定した。</w:t>
      </w:r>
    </w:p>
    <w:p w14:paraId="0396DB5C" w14:textId="3D4825A8" w:rsidR="00F56129" w:rsidRDefault="00EB4A4C" w:rsidP="007249CF">
      <w:pPr>
        <w:ind w:firstLineChars="100" w:firstLine="210"/>
      </w:pPr>
      <w:r w:rsidRPr="00EB4A4C">
        <w:rPr>
          <w:rFonts w:hint="eastAsia"/>
        </w:rPr>
        <w:t>まず、水平方向に</w:t>
      </w:r>
      <w:r w:rsidRPr="00EB4A4C">
        <w:t xml:space="preserve"> 100 mm </w:t>
      </w:r>
      <w:r w:rsidRPr="00EB4A4C">
        <w:t>ずらした際の結果を図</w:t>
      </w:r>
      <w:r w:rsidR="00BA789E">
        <w:t>12</w:t>
      </w:r>
      <w:r w:rsidRPr="00EB4A4C">
        <w:t>に示す。</w:t>
      </w:r>
      <w:r w:rsidRPr="00EB4A4C">
        <w:t xml:space="preserve"> </w:t>
      </w:r>
      <w:r w:rsidRPr="00EB4A4C">
        <w:t>グラフを確認すると、センサを昇降させても電圧値に目立った変化は見られず、全体を通して不規則なノイズのみが観測された。</w:t>
      </w:r>
      <w:r w:rsidRPr="00EB4A4C">
        <w:t xml:space="preserve"> </w:t>
      </w:r>
      <w:r w:rsidRPr="00EB4A4C">
        <w:t>この結果から、センサ中心から半径</w:t>
      </w:r>
      <w:r w:rsidRPr="00EB4A4C">
        <w:t xml:space="preserve"> 100 mm </w:t>
      </w:r>
      <w:r w:rsidRPr="00EB4A4C">
        <w:t>離れた位置にある金属ターゲットに対しては、感度が及ばず検知不能であることがわかった。</w:t>
      </w:r>
    </w:p>
    <w:p w14:paraId="0A5D8067" w14:textId="77777777" w:rsidR="00EB4A4C" w:rsidRDefault="00EB4A4C" w:rsidP="00EB4A4C">
      <w:pPr>
        <w:keepNext/>
        <w:jc w:val="center"/>
      </w:pPr>
      <w:r>
        <w:rPr>
          <w:noProof/>
        </w:rPr>
        <w:lastRenderedPageBreak/>
        <w:drawing>
          <wp:inline distT="0" distB="0" distL="0" distR="0" wp14:anchorId="5F03B72E" wp14:editId="09C2867F">
            <wp:extent cx="4643555" cy="2848311"/>
            <wp:effectExtent l="0" t="0" r="5080" b="9525"/>
            <wp:docPr id="46059564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5641" name="図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785D07F7" w14:textId="1ABD21FA" w:rsidR="00F56129" w:rsidRDefault="00EB4A4C">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12</w:t>
      </w:r>
      <w:r>
        <w:fldChar w:fldCharType="end"/>
      </w:r>
      <w:r>
        <w:rPr>
          <w:rFonts w:hint="eastAsia"/>
          <w:lang w:eastAsia="ja-JP"/>
        </w:rPr>
        <w:t xml:space="preserve">　</w:t>
      </w:r>
      <w:r w:rsidRPr="00B25B3D">
        <w:rPr>
          <w:rFonts w:hint="eastAsia"/>
          <w:lang w:eastAsia="ja-JP"/>
        </w:rPr>
        <w:t>オフセット条件（</w:t>
      </w:r>
      <w:r w:rsidRPr="00B25B3D">
        <w:rPr>
          <w:lang w:eastAsia="ja-JP"/>
        </w:rPr>
        <w:t>100 mm）におけるセンサ</w:t>
      </w:r>
      <w:r w:rsidR="00FD7B63">
        <w:rPr>
          <w:rFonts w:hint="eastAsia"/>
          <w:lang w:eastAsia="ja-JP"/>
        </w:rPr>
        <w:t>電圧</w:t>
      </w:r>
    </w:p>
    <w:p w14:paraId="7A6C0985" w14:textId="77777777" w:rsidR="00EB4A4C" w:rsidRDefault="00EB4A4C" w:rsidP="00F56129"/>
    <w:p w14:paraId="2F3EBC0C" w14:textId="0AD71AD5" w:rsidR="00332624" w:rsidRDefault="00332624" w:rsidP="007249CF">
      <w:pPr>
        <w:ind w:firstLineChars="100" w:firstLine="210"/>
      </w:pPr>
      <w:r>
        <w:t>次に、ずれ幅を半分の</w:t>
      </w:r>
      <w:r>
        <w:t xml:space="preserve"> 50 mm </w:t>
      </w:r>
      <w:r>
        <w:t>とした際の結果を図</w:t>
      </w:r>
      <w:r w:rsidR="00BA789E">
        <w:t>13</w:t>
      </w:r>
      <w:r>
        <w:t>に示す。</w:t>
      </w:r>
      <w:r>
        <w:t xml:space="preserve"> </w:t>
      </w:r>
      <w:r>
        <w:t>この条件下では、センサがターゲットに最接近したタイミングで、電圧値が約</w:t>
      </w:r>
      <w:r>
        <w:t xml:space="preserve"> 10 mV </w:t>
      </w:r>
      <w:r>
        <w:t>弱ほど「降下」する挙動が確認された。</w:t>
      </w:r>
      <w:r>
        <w:t xml:space="preserve"> </w:t>
      </w:r>
      <w:r>
        <w:t>これは前項の「埋没条件（深さ</w:t>
      </w:r>
      <w:r>
        <w:t xml:space="preserve"> 30 mm</w:t>
      </w:r>
      <w:r>
        <w:t>）」と同様の傾向である。ターゲットがセンサ直下（中心）から外れたことで、磁気的な結合距離が遠くなり、信号の極性が反転（電圧降下）したと考えられる。</w:t>
      </w:r>
      <w:r>
        <w:t xml:space="preserve"> </w:t>
      </w:r>
      <w:r>
        <w:t>変化量は小さいものの、ノイズとは異なる明確な信号パターンが読み取れるため、水平距離</w:t>
      </w:r>
      <w:r>
        <w:t xml:space="preserve"> 50 mm </w:t>
      </w:r>
      <w:r>
        <w:t>程度であれば検知範囲内であると言える。</w:t>
      </w:r>
    </w:p>
    <w:p w14:paraId="1B2D9B92" w14:textId="77777777" w:rsidR="00332624" w:rsidRDefault="00332624" w:rsidP="00332624">
      <w:pPr>
        <w:keepNext/>
        <w:jc w:val="center"/>
      </w:pPr>
      <w:r>
        <w:rPr>
          <w:noProof/>
        </w:rPr>
        <w:lastRenderedPageBreak/>
        <w:drawing>
          <wp:inline distT="0" distB="0" distL="0" distR="0" wp14:anchorId="3B3FE7DF" wp14:editId="5D6BC071">
            <wp:extent cx="4643555" cy="2846786"/>
            <wp:effectExtent l="0" t="0" r="5080" b="0"/>
            <wp:docPr id="175917441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4419" name="図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24038D8C" w14:textId="1657D8CE" w:rsidR="00364920" w:rsidRDefault="00332624">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13</w:t>
      </w:r>
      <w:r>
        <w:fldChar w:fldCharType="end"/>
      </w:r>
      <w:r>
        <w:rPr>
          <w:rFonts w:hint="eastAsia"/>
          <w:lang w:eastAsia="ja-JP"/>
        </w:rPr>
        <w:t xml:space="preserve">　</w:t>
      </w:r>
      <w:r w:rsidRPr="00046649">
        <w:rPr>
          <w:rFonts w:hint="eastAsia"/>
          <w:lang w:eastAsia="ja-JP"/>
        </w:rPr>
        <w:t>オフセット条件（</w:t>
      </w:r>
      <w:r w:rsidRPr="00046649">
        <w:rPr>
          <w:lang w:eastAsia="ja-JP"/>
        </w:rPr>
        <w:t>50 mm）におけるセンサ</w:t>
      </w:r>
      <w:r w:rsidR="009C6066">
        <w:rPr>
          <w:rFonts w:hint="eastAsia"/>
          <w:lang w:eastAsia="ja-JP"/>
        </w:rPr>
        <w:t>電圧</w:t>
      </w:r>
    </w:p>
    <w:p w14:paraId="245B1D0D" w14:textId="77777777" w:rsidR="00332624" w:rsidRDefault="00332624" w:rsidP="00364920"/>
    <w:p w14:paraId="11398F77" w14:textId="77777777" w:rsidR="00332624" w:rsidRDefault="00332624" w:rsidP="00364920"/>
    <w:p w14:paraId="3BF2A437" w14:textId="41D89791" w:rsidR="00364920" w:rsidRPr="00167559" w:rsidRDefault="00167559" w:rsidP="00167559">
      <w:pPr>
        <w:rPr>
          <w:b/>
          <w:bCs/>
        </w:rPr>
      </w:pPr>
      <w:r>
        <w:rPr>
          <w:rFonts w:hint="eastAsia"/>
          <w:b/>
          <w:bCs/>
        </w:rPr>
        <w:t>・</w:t>
      </w:r>
      <w:r w:rsidR="00332624" w:rsidRPr="00167559">
        <w:rPr>
          <w:rFonts w:hint="eastAsia"/>
          <w:b/>
          <w:bCs/>
        </w:rPr>
        <w:t>対照</w:t>
      </w:r>
      <w:r w:rsidR="00364920" w:rsidRPr="00167559">
        <w:rPr>
          <w:rFonts w:hint="eastAsia"/>
          <w:b/>
          <w:bCs/>
        </w:rPr>
        <w:t>実験</w:t>
      </w:r>
    </w:p>
    <w:p w14:paraId="46871000" w14:textId="60D4B33A" w:rsidR="00B0513C" w:rsidRDefault="00B0513C" w:rsidP="007249CF">
      <w:pPr>
        <w:ind w:firstLineChars="100" w:firstLine="210"/>
      </w:pPr>
      <w:r>
        <w:t>金属以外の物体に対するセンサの応答を確認するため、鉄板と同寸法の厚さ</w:t>
      </w:r>
      <w:r>
        <w:t xml:space="preserve"> 5 mm </w:t>
      </w:r>
      <w:r>
        <w:t>のアクリル板を用いた測定を行った結果を図</w:t>
      </w:r>
      <w:r w:rsidR="00BA789E">
        <w:t>14</w:t>
      </w:r>
      <w:r>
        <w:t>に示す。</w:t>
      </w:r>
      <w:r>
        <w:t xml:space="preserve"> </w:t>
      </w:r>
      <w:r>
        <w:t>グラフが示す通り、センサをアクリル板に接触するまで接近させても、電圧値には有意な変化は観測されなかった。観測されたのは微小な環境ノイズのみであり、ターゲットの有無による波形の変動は見られない。</w:t>
      </w:r>
    </w:p>
    <w:p w14:paraId="30D24EE5" w14:textId="3C8146D4" w:rsidR="00364920" w:rsidRDefault="00B0513C" w:rsidP="007249CF">
      <w:pPr>
        <w:ind w:firstLineChars="100" w:firstLine="210"/>
      </w:pPr>
      <w:r w:rsidRPr="00B0513C">
        <w:t>この結果は、本センサが物体の「形状」や「存在」そのものではなく、導電体である「金属」の材質特性のみを選択的に検出していることを裏付けている。これは、岩石やゴミ</w:t>
      </w:r>
      <w:r w:rsidRPr="00B0513C">
        <w:rPr>
          <w:rFonts w:hint="eastAsia"/>
        </w:rPr>
        <w:t>が散乱する実際の海底において、金属ゴミのみを識別する上で極めて重要な特性である。</w:t>
      </w:r>
    </w:p>
    <w:p w14:paraId="7C2A025F" w14:textId="77777777" w:rsidR="00332624" w:rsidRDefault="00332624" w:rsidP="00364920"/>
    <w:p w14:paraId="1F12C2B6" w14:textId="77777777" w:rsidR="00B0513C" w:rsidRDefault="00B0513C" w:rsidP="00B0513C">
      <w:pPr>
        <w:keepNext/>
        <w:jc w:val="center"/>
      </w:pPr>
      <w:r>
        <w:rPr>
          <w:rFonts w:hint="eastAsia"/>
          <w:noProof/>
        </w:rPr>
        <w:lastRenderedPageBreak/>
        <w:drawing>
          <wp:inline distT="0" distB="0" distL="0" distR="0" wp14:anchorId="40E6CFB2" wp14:editId="7DB32A53">
            <wp:extent cx="4643555" cy="2846786"/>
            <wp:effectExtent l="0" t="0" r="5080" b="0"/>
            <wp:docPr id="155282786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861" name="図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4A8DBE9E" w14:textId="5B86E656" w:rsidR="00B0513C" w:rsidRDefault="00B0513C">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14</w:t>
      </w:r>
      <w:r>
        <w:fldChar w:fldCharType="end"/>
      </w:r>
      <w:r>
        <w:rPr>
          <w:rFonts w:hint="eastAsia"/>
          <w:lang w:eastAsia="ja-JP"/>
        </w:rPr>
        <w:t xml:space="preserve">　</w:t>
      </w:r>
      <w:r w:rsidRPr="007C6CC8">
        <w:rPr>
          <w:rFonts w:hint="eastAsia"/>
          <w:lang w:eastAsia="ja-JP"/>
        </w:rPr>
        <w:t>対照実験（アクリル板）におけるセンサ</w:t>
      </w:r>
      <w:r w:rsidR="009C6066">
        <w:rPr>
          <w:rFonts w:hint="eastAsia"/>
          <w:lang w:eastAsia="ja-JP"/>
        </w:rPr>
        <w:t>電圧</w:t>
      </w:r>
    </w:p>
    <w:p w14:paraId="7C9E8555" w14:textId="77777777" w:rsidR="00332624" w:rsidRDefault="00332624" w:rsidP="00364920"/>
    <w:p w14:paraId="01716755" w14:textId="5362A208" w:rsidR="00364920" w:rsidRPr="00167559" w:rsidRDefault="00167559" w:rsidP="00167559">
      <w:pPr>
        <w:rPr>
          <w:b/>
          <w:bCs/>
        </w:rPr>
      </w:pPr>
      <w:r>
        <w:rPr>
          <w:rFonts w:hint="eastAsia"/>
          <w:b/>
          <w:bCs/>
        </w:rPr>
        <w:t>・</w:t>
      </w:r>
      <w:r w:rsidR="00364920" w:rsidRPr="00167559">
        <w:rPr>
          <w:rFonts w:hint="eastAsia"/>
          <w:b/>
          <w:bCs/>
        </w:rPr>
        <w:t>何もなし</w:t>
      </w:r>
    </w:p>
    <w:p w14:paraId="3D9AC7D8" w14:textId="1718D80B" w:rsidR="00B0513C" w:rsidRDefault="00B0513C" w:rsidP="007159B7">
      <w:pPr>
        <w:ind w:firstLineChars="100" w:firstLine="210"/>
      </w:pPr>
      <w:r w:rsidRPr="00B0513C">
        <w:rPr>
          <w:rFonts w:hint="eastAsia"/>
        </w:rPr>
        <w:t>ターゲットを何も配置せず、砂のみの状態で同様の操作を行ったが、アクリル板の場合と同様に、センサ出力に有意な変化は見られなかった。</w:t>
      </w:r>
      <w:r w:rsidR="00BA789E">
        <w:rPr>
          <w:rFonts w:hint="eastAsia"/>
        </w:rPr>
        <w:t>図</w:t>
      </w:r>
      <w:r w:rsidR="00BA789E">
        <w:t>15</w:t>
      </w:r>
      <w:r w:rsidR="00BA789E">
        <w:rPr>
          <w:rFonts w:hint="eastAsia"/>
        </w:rPr>
        <w:t>にその</w:t>
      </w:r>
      <w:r w:rsidR="005755F5">
        <w:rPr>
          <w:rFonts w:hint="eastAsia"/>
        </w:rPr>
        <w:t>結果</w:t>
      </w:r>
      <w:r w:rsidR="00BA789E">
        <w:rPr>
          <w:rFonts w:hint="eastAsia"/>
        </w:rPr>
        <w:t>を示す。</w:t>
      </w:r>
      <w:r w:rsidRPr="00B0513C">
        <w:rPr>
          <w:rFonts w:hint="eastAsia"/>
        </w:rPr>
        <w:t>これにより、センサの移動や水流自体が及ぼすノイズの影響は、金属検知の信号レベルと比較して十分に小さいことが確認された。</w:t>
      </w:r>
    </w:p>
    <w:p w14:paraId="03AB94AA" w14:textId="77777777" w:rsidR="00B0513C" w:rsidRDefault="00B0513C" w:rsidP="00B0513C">
      <w:pPr>
        <w:keepNext/>
        <w:ind w:firstLineChars="50" w:firstLine="105"/>
        <w:jc w:val="center"/>
      </w:pPr>
      <w:r>
        <w:rPr>
          <w:noProof/>
        </w:rPr>
        <w:drawing>
          <wp:inline distT="0" distB="0" distL="0" distR="0" wp14:anchorId="17D4A006" wp14:editId="0D2C75E2">
            <wp:extent cx="4643555" cy="2848311"/>
            <wp:effectExtent l="0" t="0" r="5080" b="9525"/>
            <wp:docPr id="1150553908"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3908" name="図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5501F7A9" w14:textId="212AFC3B" w:rsidR="00B0513C" w:rsidRDefault="00B0513C" w:rsidP="000E3BE4">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15</w:t>
      </w:r>
      <w:r>
        <w:fldChar w:fldCharType="end"/>
      </w:r>
      <w:r>
        <w:rPr>
          <w:rFonts w:hint="eastAsia"/>
          <w:lang w:eastAsia="ja-JP"/>
        </w:rPr>
        <w:t xml:space="preserve">　何も配置しなかった場合のセンサ応答波形</w:t>
      </w:r>
    </w:p>
    <w:p w14:paraId="0AB811D1" w14:textId="6F36FDFA" w:rsidR="00273F4A" w:rsidRDefault="00273F4A" w:rsidP="00273F4A">
      <w:pPr>
        <w:pStyle w:val="3"/>
      </w:pPr>
      <w:bookmarkStart w:id="26" w:name="_Toc219798741"/>
      <w:r>
        <w:rPr>
          <w:rFonts w:hint="eastAsia"/>
        </w:rPr>
        <w:lastRenderedPageBreak/>
        <w:t>3.2.3　人工海水での実験結果</w:t>
      </w:r>
      <w:bookmarkEnd w:id="26"/>
    </w:p>
    <w:p w14:paraId="48ED08AE" w14:textId="5815C9D7" w:rsidR="00C167FC" w:rsidRDefault="0016683B" w:rsidP="007249CF">
      <w:pPr>
        <w:ind w:firstLineChars="100" w:firstLine="210"/>
      </w:pPr>
      <w:r w:rsidRPr="0016683B">
        <w:rPr>
          <w:rFonts w:hint="eastAsia"/>
        </w:rPr>
        <w:t>本研究の最終目的は海水域である英虞湾での運用であるため、淡水環境との比較検証は極めて重要である。</w:t>
      </w:r>
      <w:r w:rsidRPr="0016683B">
        <w:t>本項では、水槽内の水を淡水から、実際の海水の塩分濃度（約</w:t>
      </w:r>
      <w:r w:rsidRPr="0016683B">
        <w:t xml:space="preserve"> 3.3% </w:t>
      </w:r>
      <w:r w:rsidRPr="0016683B">
        <w:rPr>
          <w:rFonts w:hint="eastAsia"/>
        </w:rPr>
        <w:t>〜</w:t>
      </w:r>
      <w:r w:rsidRPr="0016683B">
        <w:t xml:space="preserve"> 3.5%</w:t>
      </w:r>
      <w:r w:rsidRPr="0016683B">
        <w:t>）を模した「人工海水」に入れ替え、同様の条件下で測定を行った。</w:t>
      </w:r>
    </w:p>
    <w:p w14:paraId="736690DC" w14:textId="77F9A53E" w:rsidR="0016683B" w:rsidRDefault="0016683B" w:rsidP="007249CF">
      <w:pPr>
        <w:ind w:firstLineChars="100" w:firstLine="210"/>
      </w:pPr>
      <w:r>
        <w:rPr>
          <w:rFonts w:hint="eastAsia"/>
        </w:rPr>
        <w:t>基本条件における結果を図</w:t>
      </w:r>
      <w:r w:rsidR="00BA789E">
        <w:t>16</w:t>
      </w:r>
      <w:r>
        <w:t>に示す。</w:t>
      </w:r>
      <w:r>
        <w:t xml:space="preserve"> </w:t>
      </w:r>
      <w:r>
        <w:t>グラフを確認すると、センサ接近に伴う電圧の変化は確認できるものの、その変化幅は約</w:t>
      </w:r>
      <w:r>
        <w:t xml:space="preserve"> 10 mV </w:t>
      </w:r>
      <w:r>
        <w:t>程度にとどまっている。淡水環境下では約</w:t>
      </w:r>
      <w:r>
        <w:t xml:space="preserve"> 30 mV </w:t>
      </w:r>
      <w:r>
        <w:t>の変化が得られていたことと比較すると、感度が約</w:t>
      </w:r>
      <w:r>
        <w:t xml:space="preserve"> 1/3 </w:t>
      </w:r>
      <w:r>
        <w:t>に低下していることがわかる。</w:t>
      </w:r>
      <w:r>
        <w:t xml:space="preserve"> </w:t>
      </w:r>
      <w:r>
        <w:t>また、「埋没条件（深さ</w:t>
      </w:r>
      <w:r>
        <w:t xml:space="preserve"> 30 mm</w:t>
      </w:r>
      <w:r>
        <w:t>）」</w:t>
      </w:r>
      <w:r>
        <w:rPr>
          <w:rFonts w:hint="eastAsia"/>
        </w:rPr>
        <w:t>「オフセット条件（横</w:t>
      </w:r>
      <w:r>
        <w:rPr>
          <w:rFonts w:hint="eastAsia"/>
        </w:rPr>
        <w:t xml:space="preserve"> 5</w:t>
      </w:r>
      <w:r w:rsidR="00167559">
        <w:t>0</w:t>
      </w:r>
      <w:r>
        <w:rPr>
          <w:rFonts w:hint="eastAsia"/>
        </w:rPr>
        <w:t xml:space="preserve"> </w:t>
      </w:r>
      <w:r w:rsidR="00167559">
        <w:t>m</w:t>
      </w:r>
      <w:r>
        <w:rPr>
          <w:rFonts w:hint="eastAsia"/>
        </w:rPr>
        <w:t>m</w:t>
      </w:r>
      <w:r>
        <w:rPr>
          <w:rFonts w:hint="eastAsia"/>
        </w:rPr>
        <w:t>）」</w:t>
      </w:r>
      <w:r>
        <w:t>においては、この感度低下の影響により、信号がノイズに埋もれてしまい検知不能となった。</w:t>
      </w:r>
    </w:p>
    <w:p w14:paraId="78744C31" w14:textId="40D0382A" w:rsidR="00C167FC" w:rsidRDefault="0016683B" w:rsidP="007249CF">
      <w:pPr>
        <w:ind w:firstLineChars="100" w:firstLine="210"/>
      </w:pPr>
      <w:r>
        <w:rPr>
          <w:rFonts w:hint="eastAsia"/>
        </w:rPr>
        <w:t>この結果より、海水環境下では導電性による電磁波の減衰（表皮効果）が顕著に現れることが確認された。したがって、実海域で埋没物を探査するためには、センサ出力の増強や周波数の低周波化といった対策が今後の課題として挙げられる。</w:t>
      </w:r>
    </w:p>
    <w:p w14:paraId="6B964010" w14:textId="77777777" w:rsidR="0086068F" w:rsidRDefault="0086068F" w:rsidP="0086068F">
      <w:pPr>
        <w:keepNext/>
        <w:ind w:firstLineChars="50" w:firstLine="105"/>
        <w:jc w:val="center"/>
      </w:pPr>
      <w:r>
        <w:rPr>
          <w:noProof/>
        </w:rPr>
        <w:drawing>
          <wp:inline distT="0" distB="0" distL="0" distR="0" wp14:anchorId="6B3206D9" wp14:editId="6889E53E">
            <wp:extent cx="4639672" cy="2846863"/>
            <wp:effectExtent l="0" t="0" r="8890" b="0"/>
            <wp:docPr id="53969271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2715" name="図 1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639672" cy="2846863"/>
                    </a:xfrm>
                    <a:prstGeom prst="rect">
                      <a:avLst/>
                    </a:prstGeom>
                    <a:noFill/>
                    <a:ln>
                      <a:noFill/>
                    </a:ln>
                  </pic:spPr>
                </pic:pic>
              </a:graphicData>
            </a:graphic>
          </wp:inline>
        </w:drawing>
      </w:r>
    </w:p>
    <w:p w14:paraId="1B680B0B" w14:textId="062ADEBF" w:rsidR="00C167FC" w:rsidRDefault="0086068F">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16</w:t>
      </w:r>
      <w:r>
        <w:fldChar w:fldCharType="end"/>
      </w:r>
      <w:r>
        <w:rPr>
          <w:rFonts w:hint="eastAsia"/>
          <w:lang w:eastAsia="ja-JP"/>
        </w:rPr>
        <w:t xml:space="preserve">　</w:t>
      </w:r>
      <w:r w:rsidRPr="003548E9">
        <w:rPr>
          <w:rFonts w:hint="eastAsia"/>
          <w:lang w:eastAsia="ja-JP"/>
        </w:rPr>
        <w:t>人工海水環境（基本条件）におけるセンサ</w:t>
      </w:r>
      <w:r w:rsidR="009C6066">
        <w:rPr>
          <w:rFonts w:hint="eastAsia"/>
          <w:lang w:eastAsia="ja-JP"/>
        </w:rPr>
        <w:t>電圧</w:t>
      </w:r>
    </w:p>
    <w:p w14:paraId="7814F8CA" w14:textId="77777777" w:rsidR="00C167FC" w:rsidRDefault="00C167FC" w:rsidP="00364920">
      <w:pPr>
        <w:ind w:firstLineChars="50" w:firstLine="105"/>
      </w:pPr>
    </w:p>
    <w:p w14:paraId="43DB7BE2" w14:textId="20B6A144" w:rsidR="00DC2E26" w:rsidRDefault="00DC2E26" w:rsidP="00DC2E26">
      <w:pPr>
        <w:pStyle w:val="3"/>
      </w:pPr>
      <w:bookmarkStart w:id="27" w:name="_Toc219798742"/>
      <w:r>
        <w:rPr>
          <w:rFonts w:hint="eastAsia"/>
        </w:rPr>
        <w:t>3.2.4　水槽実験の小括</w:t>
      </w:r>
      <w:bookmarkEnd w:id="27"/>
    </w:p>
    <w:p w14:paraId="22ECB2C7" w14:textId="5E61FD6E" w:rsidR="00DC2E26" w:rsidRPr="00167559" w:rsidRDefault="00167559" w:rsidP="00167559">
      <w:pPr>
        <w:rPr>
          <w:b/>
          <w:bCs/>
        </w:rPr>
      </w:pPr>
      <w:r>
        <w:rPr>
          <w:rFonts w:hint="eastAsia"/>
          <w:b/>
          <w:bCs/>
        </w:rPr>
        <w:t>・</w:t>
      </w:r>
      <w:r w:rsidR="00DC2E26" w:rsidRPr="00167559">
        <w:rPr>
          <w:rFonts w:hint="eastAsia"/>
          <w:b/>
          <w:bCs/>
        </w:rPr>
        <w:t>金属検知能力と環境依存性</w:t>
      </w:r>
    </w:p>
    <w:p w14:paraId="43538164" w14:textId="308A54B8" w:rsidR="00DC2E26" w:rsidRDefault="00DC2E26" w:rsidP="00DC2E26">
      <w:pPr>
        <w:ind w:firstLineChars="100" w:firstLine="210"/>
      </w:pPr>
      <w:r w:rsidRPr="00DC2E26">
        <w:rPr>
          <w:rFonts w:hint="eastAsia"/>
        </w:rPr>
        <w:t>ターゲットが表面に露出している状態であれば、淡水・人工海水を問わず金属を検知可能である。ただし、人工海水環境下では導電性による信号減衰（表皮効果）の影響を受け、出力変化幅が淡水時の約</w:t>
      </w:r>
      <w:r w:rsidRPr="00DC2E26">
        <w:t xml:space="preserve"> 1/3 </w:t>
      </w:r>
      <w:r w:rsidRPr="00DC2E26">
        <w:t>程度まで低下することが確認された。</w:t>
      </w:r>
    </w:p>
    <w:p w14:paraId="616974AA" w14:textId="5C91CF97" w:rsidR="00DC2E26" w:rsidRPr="00167559" w:rsidRDefault="00167559" w:rsidP="00167559">
      <w:pPr>
        <w:rPr>
          <w:b/>
          <w:bCs/>
        </w:rPr>
      </w:pPr>
      <w:r>
        <w:rPr>
          <w:rFonts w:hint="eastAsia"/>
          <w:b/>
          <w:bCs/>
        </w:rPr>
        <w:t>・</w:t>
      </w:r>
      <w:r w:rsidR="00DC2E26" w:rsidRPr="00167559">
        <w:rPr>
          <w:rFonts w:hint="eastAsia"/>
          <w:b/>
          <w:bCs/>
        </w:rPr>
        <w:t>埋没物の検知限界</w:t>
      </w:r>
    </w:p>
    <w:p w14:paraId="53CF991D" w14:textId="7ABA6B0B" w:rsidR="00DC2E26" w:rsidRDefault="00DC2E26" w:rsidP="000E3BE4">
      <w:pPr>
        <w:ind w:firstLineChars="100" w:firstLine="210"/>
      </w:pPr>
      <w:r w:rsidRPr="00DC2E26">
        <w:rPr>
          <w:rFonts w:hint="eastAsia"/>
        </w:rPr>
        <w:t>淡水環境下においては、深さ</w:t>
      </w:r>
      <w:r w:rsidRPr="00DC2E26">
        <w:t xml:space="preserve"> 30 mm </w:t>
      </w:r>
      <w:r w:rsidRPr="00DC2E26">
        <w:t>程度の浅い埋没状態であれば検知可能である。し</w:t>
      </w:r>
      <w:r w:rsidRPr="00DC2E26">
        <w:lastRenderedPageBreak/>
        <w:t>かし、人工海水環境下においては、前述の減衰効果により信号がノイズレベルまで低下し、同深度での検知は困難であった。これにより、実海域で埋没物を探査するためには、センサ出力の増強等の改良が必要であることが明らかとなった。</w:t>
      </w:r>
    </w:p>
    <w:p w14:paraId="3B35B47B" w14:textId="03515FC7" w:rsidR="00DC2E26" w:rsidRPr="00167559" w:rsidRDefault="00167559" w:rsidP="00167559">
      <w:pPr>
        <w:rPr>
          <w:b/>
          <w:bCs/>
        </w:rPr>
      </w:pPr>
      <w:r>
        <w:rPr>
          <w:rFonts w:hint="eastAsia"/>
          <w:b/>
          <w:bCs/>
        </w:rPr>
        <w:t>・</w:t>
      </w:r>
      <w:r w:rsidR="00DC2E26" w:rsidRPr="00167559">
        <w:rPr>
          <w:rFonts w:hint="eastAsia"/>
          <w:b/>
          <w:bCs/>
        </w:rPr>
        <w:t>有効検知範囲</w:t>
      </w:r>
    </w:p>
    <w:p w14:paraId="610410C2" w14:textId="440E7C11" w:rsidR="00907952" w:rsidRDefault="00907952" w:rsidP="000E3BE4">
      <w:pPr>
        <w:ind w:firstLineChars="100" w:firstLine="210"/>
      </w:pPr>
      <w:r w:rsidRPr="00907952">
        <w:rPr>
          <w:rFonts w:hint="eastAsia"/>
        </w:rPr>
        <w:t>センサ中心から水平方向に</w:t>
      </w:r>
      <w:r w:rsidRPr="00907952">
        <w:t xml:space="preserve"> 50 mm </w:t>
      </w:r>
      <w:r w:rsidRPr="00907952">
        <w:t>ずれた位置までは検知範囲内（信号変化あり）であるが、</w:t>
      </w:r>
      <w:r w:rsidRPr="00907952">
        <w:t xml:space="preserve">100 mm </w:t>
      </w:r>
      <w:r w:rsidRPr="00907952">
        <w:t>離れると反応しなくなる。したがって、探査時のスイープ幅（走査間隔）は、センサ直径と同程度以下に設定する必要がある。</w:t>
      </w:r>
    </w:p>
    <w:p w14:paraId="46C84FC2" w14:textId="003C1164" w:rsidR="00DC2E26" w:rsidRPr="00167559" w:rsidRDefault="00167559" w:rsidP="00167559">
      <w:pPr>
        <w:rPr>
          <w:b/>
          <w:bCs/>
        </w:rPr>
      </w:pPr>
      <w:r>
        <w:rPr>
          <w:rFonts w:hint="eastAsia"/>
          <w:b/>
          <w:bCs/>
        </w:rPr>
        <w:t>・</w:t>
      </w:r>
      <w:r w:rsidR="00DC2E26" w:rsidRPr="00167559">
        <w:rPr>
          <w:rFonts w:hint="eastAsia"/>
          <w:b/>
          <w:bCs/>
        </w:rPr>
        <w:t>材質識別能力</w:t>
      </w:r>
    </w:p>
    <w:p w14:paraId="44F5B824" w14:textId="4BF97CCB" w:rsidR="00DC2E26" w:rsidRDefault="00907952" w:rsidP="000E3BE4">
      <w:pPr>
        <w:ind w:firstLineChars="100" w:firstLine="210"/>
      </w:pPr>
      <w:r w:rsidRPr="00907952">
        <w:rPr>
          <w:rFonts w:hint="eastAsia"/>
        </w:rPr>
        <w:t>非金属であるアクリル板には一切反応せず、金属のみを選択的に検出できる特性が確認された。これは、岩石等の障害物が存在する海底において金属ゴミのみを識別する上で極めて有用な特性である。</w:t>
      </w:r>
    </w:p>
    <w:p w14:paraId="46EFF68A" w14:textId="3D356272" w:rsidR="00907952" w:rsidRPr="000E3BE4" w:rsidRDefault="00907952" w:rsidP="000E3BE4">
      <w:pPr>
        <w:ind w:firstLineChars="100" w:firstLine="210"/>
      </w:pPr>
      <w:r w:rsidRPr="00907952">
        <w:rPr>
          <w:rFonts w:hint="eastAsia"/>
        </w:rPr>
        <w:t>以上の結果より、本センサは「露出した金属」の探査には十分適用可能であるが、「海水中の埋没ゴミ」を発見するには性能向上が不可欠であると結論付けた。</w:t>
      </w:r>
    </w:p>
    <w:p w14:paraId="55EBED91" w14:textId="6EA3DDBB" w:rsidR="00907952" w:rsidRDefault="00907952" w:rsidP="00907952">
      <w:pPr>
        <w:pStyle w:val="2"/>
      </w:pPr>
      <w:bookmarkStart w:id="28" w:name="_Toc219798743"/>
      <w:r>
        <w:rPr>
          <w:rFonts w:hint="eastAsia"/>
        </w:rPr>
        <w:t xml:space="preserve">3.3　</w:t>
      </w:r>
      <w:r w:rsidR="00BB6B42">
        <w:rPr>
          <w:rFonts w:hint="eastAsia"/>
        </w:rPr>
        <w:t>プ</w:t>
      </w:r>
      <w:r w:rsidRPr="00907952">
        <w:t>ールを用いたシステム動作検証</w:t>
      </w:r>
      <w:bookmarkEnd w:id="28"/>
    </w:p>
    <w:p w14:paraId="59957C9F" w14:textId="32D181F9" w:rsidR="00907952" w:rsidRDefault="00D01DA4" w:rsidP="00D01DA4">
      <w:pPr>
        <w:pStyle w:val="3"/>
      </w:pPr>
      <w:bookmarkStart w:id="29" w:name="_Toc219798744"/>
      <w:r>
        <w:rPr>
          <w:rFonts w:hint="eastAsia"/>
        </w:rPr>
        <w:t>3.3.1　実験方法</w:t>
      </w:r>
      <w:bookmarkEnd w:id="29"/>
    </w:p>
    <w:p w14:paraId="7147F59B" w14:textId="77777777" w:rsidR="00D01DA4" w:rsidRDefault="00D01DA4" w:rsidP="007249CF">
      <w:pPr>
        <w:ind w:firstLineChars="100" w:firstLine="210"/>
      </w:pPr>
      <w:r w:rsidRPr="00D01DA4">
        <w:rPr>
          <w:rFonts w:hint="eastAsia"/>
        </w:rPr>
        <w:t>水槽実験によるセンサ単体の評価に続き、システム全体としての動作確認を行うため、学校内のプールにて実機を用いた走行および探査実験を行った。</w:t>
      </w:r>
      <w:r w:rsidRPr="00D01DA4">
        <w:t xml:space="preserve"> </w:t>
      </w:r>
    </w:p>
    <w:p w14:paraId="1F0ADD6C" w14:textId="425793F8" w:rsidR="00D01DA4" w:rsidRDefault="00D01DA4" w:rsidP="007249CF">
      <w:pPr>
        <w:ind w:firstLineChars="100" w:firstLine="210"/>
        <w:rPr>
          <w:rFonts w:ascii="Segoe UI Emoji" w:hAnsi="Segoe UI Emoji" w:cs="Segoe UI Emoji"/>
        </w:rPr>
      </w:pPr>
      <w:r w:rsidRPr="00D01DA4">
        <w:t>実験構成として、第</w:t>
      </w:r>
      <w:r w:rsidRPr="00D01DA4">
        <w:t>2</w:t>
      </w:r>
      <w:r w:rsidRPr="00D01DA4">
        <w:t>章で述べた水中ドローンの下部に、プラスチック球に封入した電磁センサを固定した。ドローンの制御およびセンサデータの取得は、プールサイドに設置した</w:t>
      </w:r>
      <w:r w:rsidRPr="00D01DA4">
        <w:t>PC</w:t>
      </w:r>
      <w:r w:rsidRPr="00D01DA4">
        <w:t>から有線</w:t>
      </w:r>
      <w:r>
        <w:rPr>
          <w:rFonts w:hint="eastAsia"/>
        </w:rPr>
        <w:t>接続</w:t>
      </w:r>
      <w:r w:rsidRPr="00D01DA4">
        <w:t>で行った。</w:t>
      </w:r>
      <w:r>
        <w:rPr>
          <w:rFonts w:hint="eastAsia"/>
        </w:rPr>
        <w:t>図</w:t>
      </w:r>
      <w:r w:rsidR="00240321">
        <w:t>17</w:t>
      </w:r>
      <w:r>
        <w:rPr>
          <w:rFonts w:ascii="Segoe UI Emoji" w:hAnsi="Segoe UI Emoji" w:cs="Segoe UI Emoji" w:hint="eastAsia"/>
        </w:rPr>
        <w:t>にセンサを取り付けた水中ドローンの画像を示す。</w:t>
      </w:r>
    </w:p>
    <w:p w14:paraId="428AE2ED" w14:textId="77777777" w:rsidR="00D01DA4" w:rsidRDefault="00D01DA4" w:rsidP="00D01DA4">
      <w:pPr>
        <w:keepNext/>
        <w:widowControl/>
        <w:spacing w:line="240" w:lineRule="auto"/>
        <w:jc w:val="center"/>
      </w:pPr>
      <w:r w:rsidRPr="00D01DA4">
        <w:rPr>
          <w:rFonts w:ascii="ＭＳ Ｐゴシック" w:eastAsia="ＭＳ Ｐゴシック" w:hAnsi="ＭＳ Ｐゴシック" w:cs="ＭＳ Ｐゴシック"/>
          <w:noProof/>
          <w:kern w:val="0"/>
          <w:sz w:val="24"/>
          <w14:ligatures w14:val="none"/>
        </w:rPr>
        <w:drawing>
          <wp:inline distT="0" distB="0" distL="0" distR="0" wp14:anchorId="6C4C78D6" wp14:editId="01293FD1">
            <wp:extent cx="3244850" cy="2434775"/>
            <wp:effectExtent l="0" t="0" r="0" b="3810"/>
            <wp:docPr id="184963997" name="図 1" descr="屋外, 自転車, 座る, 駐車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997" name="図 1" descr="屋外, 自転車, 座る, 駐車 が含まれている画像&#10;&#10;AI 生成コンテンツは誤りを含む可能性があります。"/>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57285" cy="2444106"/>
                    </a:xfrm>
                    <a:prstGeom prst="rect">
                      <a:avLst/>
                    </a:prstGeom>
                    <a:noFill/>
                    <a:ln>
                      <a:noFill/>
                    </a:ln>
                  </pic:spPr>
                </pic:pic>
              </a:graphicData>
            </a:graphic>
          </wp:inline>
        </w:drawing>
      </w:r>
    </w:p>
    <w:p w14:paraId="45CCF576" w14:textId="11EE2BA9" w:rsidR="00D01DA4" w:rsidRPr="00240321" w:rsidRDefault="00D01DA4" w:rsidP="00240321">
      <w:pPr>
        <w:pStyle w:val="af2"/>
        <w:rPr>
          <w:rFonts w:ascii="ＭＳ Ｐゴシック" w:eastAsia="ＭＳ Ｐゴシック" w:hAnsi="ＭＳ Ｐゴシック" w:cs="ＭＳ Ｐゴシック"/>
          <w:kern w:val="0"/>
          <w:sz w:val="24"/>
          <w:lang w:eastAsia="ja-JP"/>
          <w14:ligatures w14:val="none"/>
        </w:rPr>
      </w:pPr>
      <w:r>
        <w:rPr>
          <w:lang w:eastAsia="ja-JP"/>
        </w:rPr>
        <w:t xml:space="preserve">図 </w:t>
      </w:r>
      <w:r>
        <w:fldChar w:fldCharType="begin"/>
      </w:r>
      <w:r>
        <w:rPr>
          <w:lang w:eastAsia="ja-JP"/>
        </w:rPr>
        <w:instrText>SEQ 図 \* ARABIC</w:instrText>
      </w:r>
      <w:r>
        <w:fldChar w:fldCharType="separate"/>
      </w:r>
      <w:r w:rsidR="0003051B">
        <w:rPr>
          <w:noProof/>
          <w:lang w:eastAsia="ja-JP"/>
        </w:rPr>
        <w:t>17</w:t>
      </w:r>
      <w:r>
        <w:fldChar w:fldCharType="end"/>
      </w:r>
      <w:r>
        <w:rPr>
          <w:rFonts w:hint="eastAsia"/>
          <w:lang w:eastAsia="ja-JP"/>
        </w:rPr>
        <w:t xml:space="preserve">　電磁センサを取り付けた水中ドローン</w:t>
      </w:r>
    </w:p>
    <w:p w14:paraId="056FA78B" w14:textId="5050EF4F" w:rsidR="002B3177" w:rsidRDefault="00D01DA4" w:rsidP="000E3BE4">
      <w:pPr>
        <w:ind w:firstLineChars="100" w:firstLine="210"/>
        <w:rPr>
          <w:rFonts w:ascii="Segoe UI Emoji" w:hAnsi="Segoe UI Emoji" w:cs="Segoe UI Emoji"/>
        </w:rPr>
      </w:pPr>
      <w:r w:rsidRPr="00D01DA4">
        <w:rPr>
          <w:rFonts w:ascii="Segoe UI Emoji" w:hAnsi="Segoe UI Emoji" w:cs="Segoe UI Emoji" w:hint="eastAsia"/>
        </w:rPr>
        <w:lastRenderedPageBreak/>
        <w:t>検出対象には、水槽実験と同様の</w:t>
      </w:r>
      <w:r w:rsidRPr="00D01DA4">
        <w:rPr>
          <w:rFonts w:ascii="Segoe UI Emoji" w:hAnsi="Segoe UI Emoji" w:cs="Segoe UI Emoji"/>
        </w:rPr>
        <w:t xml:space="preserve"> </w:t>
      </w:r>
      <w:r w:rsidRPr="00D01DA4">
        <w:rPr>
          <w:rFonts w:ascii="Segoe UI Emoji" w:hAnsi="Segoe UI Emoji" w:cs="Segoe UI Emoji"/>
        </w:rPr>
        <w:t>縦</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横</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厚さ</w:t>
      </w:r>
      <w:r w:rsidRPr="00D01DA4">
        <w:rPr>
          <w:rFonts w:ascii="Segoe UI Emoji" w:hAnsi="Segoe UI Emoji" w:cs="Segoe UI Emoji"/>
        </w:rPr>
        <w:t xml:space="preserve"> </w:t>
      </w:r>
      <w:r w:rsidR="000A3391">
        <w:rPr>
          <w:rFonts w:ascii="Segoe UI Emoji" w:hAnsi="Segoe UI Emoji" w:cs="Segoe UI Emoji"/>
        </w:rPr>
        <w:t>3</w:t>
      </w:r>
      <w:r w:rsidRPr="00D01DA4">
        <w:rPr>
          <w:rFonts w:ascii="Segoe UI Emoji" w:hAnsi="Segoe UI Emoji" w:cs="Segoe UI Emoji"/>
        </w:rPr>
        <w:t xml:space="preserve"> mm </w:t>
      </w:r>
      <w:r w:rsidRPr="00D01DA4">
        <w:rPr>
          <w:rFonts w:ascii="Segoe UI Emoji" w:hAnsi="Segoe UI Emoji" w:cs="Segoe UI Emoji"/>
        </w:rPr>
        <w:t>の鉄板</w:t>
      </w:r>
      <w:r w:rsidRPr="00D01DA4">
        <w:rPr>
          <w:rFonts w:ascii="Segoe UI Emoji" w:hAnsi="Segoe UI Emoji" w:cs="Segoe UI Emoji"/>
        </w:rPr>
        <w:t xml:space="preserve"> </w:t>
      </w:r>
      <w:r w:rsidRPr="00D01DA4">
        <w:rPr>
          <w:rFonts w:ascii="Segoe UI Emoji" w:hAnsi="Segoe UI Emoji" w:cs="Segoe UI Emoji"/>
        </w:rPr>
        <w:t>を使用し、これをプールの底面（コンクリート上）に設置した。</w:t>
      </w:r>
      <w:r w:rsidRPr="00D01DA4">
        <w:rPr>
          <w:rFonts w:ascii="Segoe UI Emoji" w:hAnsi="Segoe UI Emoji" w:cs="Segoe UI Emoji"/>
        </w:rPr>
        <w:t xml:space="preserve"> </w:t>
      </w:r>
      <w:r w:rsidRPr="00D01DA4">
        <w:rPr>
          <w:rFonts w:ascii="Segoe UI Emoji" w:hAnsi="Segoe UI Emoji" w:cs="Segoe UI Emoji"/>
        </w:rPr>
        <w:t>実験手順として、ドローンを水面から潜行させ、ターゲットが設置された底部付近を航行させて通過させた際のセンサ出力を記録した。</w:t>
      </w:r>
    </w:p>
    <w:p w14:paraId="6B3962C5" w14:textId="230D8768" w:rsidR="00D01DA4" w:rsidRDefault="00D01DA4" w:rsidP="00D01DA4">
      <w:pPr>
        <w:pStyle w:val="3"/>
      </w:pPr>
      <w:bookmarkStart w:id="30" w:name="_Toc219798745"/>
      <w:r>
        <w:rPr>
          <w:rFonts w:hint="eastAsia"/>
        </w:rPr>
        <w:t>3.3.2　実験結果および考察</w:t>
      </w:r>
      <w:bookmarkEnd w:id="30"/>
    </w:p>
    <w:p w14:paraId="7D80E801" w14:textId="7A53AB37" w:rsidR="00635AC7" w:rsidRPr="00167559" w:rsidRDefault="00167559" w:rsidP="00167559">
      <w:pPr>
        <w:rPr>
          <w:b/>
          <w:bCs/>
        </w:rPr>
      </w:pPr>
      <w:r>
        <w:rPr>
          <w:rFonts w:hint="eastAsia"/>
          <w:b/>
          <w:bCs/>
        </w:rPr>
        <w:t>・</w:t>
      </w:r>
      <w:r w:rsidR="00635AC7" w:rsidRPr="00167559">
        <w:rPr>
          <w:rFonts w:hint="eastAsia"/>
          <w:b/>
          <w:bCs/>
        </w:rPr>
        <w:t>スラスタノイズの影響</w:t>
      </w:r>
    </w:p>
    <w:p w14:paraId="6875DAD6" w14:textId="224269DD" w:rsidR="00635AC7" w:rsidRDefault="00635AC7" w:rsidP="00240321">
      <w:pPr>
        <w:ind w:firstLineChars="50" w:firstLine="105"/>
      </w:pPr>
      <w:r w:rsidRPr="00635AC7">
        <w:rPr>
          <w:rFonts w:hint="eastAsia"/>
        </w:rPr>
        <w:t>ドローンを潜行・浮上、および前後進させるためにスラスタを高出力で回転させた状態でセンサ出力をモニタリングしたが、波形に著しい乱れやスパイク状のノイズは観測されなかった。</w:t>
      </w:r>
      <w:r w:rsidRPr="00635AC7">
        <w:t>これは、モータの駆動周波数や、</w:t>
      </w:r>
      <w:r w:rsidRPr="00635AC7">
        <w:t>Arduino</w:t>
      </w:r>
      <w:r w:rsidRPr="00635AC7">
        <w:t>等の制御回路から発生する電磁ノイズが、本センサの動作周波数帯域と干渉しなかったためと考えられる。これにより、ドローン航行中であってもセンサ信号の</w:t>
      </w:r>
      <w:r w:rsidRPr="00635AC7">
        <w:t>S/N</w:t>
      </w:r>
      <w:r w:rsidRPr="00635AC7">
        <w:t>比（信号対雑音比）は十分に維持されることが確認された。</w:t>
      </w:r>
    </w:p>
    <w:p w14:paraId="52A85D70" w14:textId="36DEA8AA" w:rsidR="00635AC7" w:rsidRPr="00167559" w:rsidRDefault="00167559" w:rsidP="00167559">
      <w:pPr>
        <w:rPr>
          <w:b/>
          <w:bCs/>
        </w:rPr>
      </w:pPr>
      <w:r>
        <w:rPr>
          <w:rFonts w:hint="eastAsia"/>
          <w:b/>
          <w:bCs/>
        </w:rPr>
        <w:t>・</w:t>
      </w:r>
      <w:r w:rsidR="00635AC7" w:rsidRPr="00167559">
        <w:rPr>
          <w:rFonts w:hint="eastAsia"/>
          <w:b/>
          <w:bCs/>
        </w:rPr>
        <w:t>金属検知の結果</w:t>
      </w:r>
    </w:p>
    <w:p w14:paraId="19C20E38" w14:textId="68E41614" w:rsidR="00635AC7" w:rsidRDefault="00635AC7" w:rsidP="00240321">
      <w:pPr>
        <w:ind w:firstLineChars="100" w:firstLine="210"/>
      </w:pPr>
      <w:r w:rsidRPr="00635AC7">
        <w:rPr>
          <w:rFonts w:hint="eastAsia"/>
        </w:rPr>
        <w:t>ドローンを操作し、プール底の鉄板の上を通過させた際の測定結果を図</w:t>
      </w:r>
      <w:r w:rsidR="00240321">
        <w:t>18</w:t>
      </w:r>
      <w:r w:rsidRPr="00635AC7">
        <w:t>に示す。</w:t>
      </w:r>
      <w:r w:rsidRPr="00635AC7">
        <w:t xml:space="preserve"> </w:t>
      </w:r>
      <w:r w:rsidRPr="00635AC7">
        <w:t>グラフの横軸は時間、縦軸は電圧を表している。図の通り、ドローンがターゲットに接近・通過したタイミング（グラフ後半）において、電圧値がベースライン（約</w:t>
      </w:r>
      <w:r w:rsidRPr="00635AC7">
        <w:t xml:space="preserve"> 0 mV </w:t>
      </w:r>
      <w:r w:rsidRPr="00635AC7">
        <w:t>付近）から</w:t>
      </w:r>
      <w:r w:rsidRPr="00635AC7">
        <w:t xml:space="preserve"> </w:t>
      </w:r>
      <w:r w:rsidRPr="00635AC7">
        <w:t>約</w:t>
      </w:r>
      <w:r w:rsidRPr="00635AC7">
        <w:t xml:space="preserve"> </w:t>
      </w:r>
      <w:r w:rsidR="006A1F85">
        <w:t>1</w:t>
      </w:r>
      <w:r w:rsidRPr="00635AC7">
        <w:t xml:space="preserve">0 mV </w:t>
      </w:r>
      <w:r w:rsidRPr="00635AC7">
        <w:rPr>
          <w:rFonts w:hint="eastAsia"/>
        </w:rPr>
        <w:t>〜</w:t>
      </w:r>
      <w:r w:rsidRPr="00635AC7">
        <w:t xml:space="preserve"> </w:t>
      </w:r>
      <w:r w:rsidR="006A1F85">
        <w:t>20</w:t>
      </w:r>
      <w:r w:rsidRPr="00635AC7">
        <w:t xml:space="preserve"> mV </w:t>
      </w:r>
      <w:r w:rsidRPr="00635AC7">
        <w:t>程度まで</w:t>
      </w:r>
      <w:r w:rsidR="006A1F85">
        <w:rPr>
          <w:rFonts w:hint="eastAsia"/>
        </w:rPr>
        <w:t>下降</w:t>
      </w:r>
      <w:r w:rsidRPr="00635AC7">
        <w:t xml:space="preserve"> </w:t>
      </w:r>
      <w:r w:rsidRPr="00635AC7">
        <w:t>する挙動が確認された。この変化挙動および変化量は、水槽実験における基本条件の結果と合致するものである。</w:t>
      </w:r>
      <w:r w:rsidRPr="00635AC7">
        <w:t xml:space="preserve"> </w:t>
      </w:r>
      <w:r w:rsidRPr="00635AC7">
        <w:t>このことから、本システムは実験用プールという広くて深い実環境下においても、正常に金属ターゲッ</w:t>
      </w:r>
      <w:r w:rsidRPr="00635AC7">
        <w:rPr>
          <w:rFonts w:hint="eastAsia"/>
        </w:rPr>
        <w:t>トを検知可能であることが実証された。</w:t>
      </w:r>
    </w:p>
    <w:p w14:paraId="1A8D1F47" w14:textId="77777777" w:rsidR="00635AC7" w:rsidRDefault="00635AC7" w:rsidP="00635AC7">
      <w:pPr>
        <w:keepNext/>
        <w:jc w:val="center"/>
      </w:pPr>
      <w:r>
        <w:rPr>
          <w:noProof/>
        </w:rPr>
        <w:drawing>
          <wp:inline distT="0" distB="0" distL="0" distR="0" wp14:anchorId="36BE648C" wp14:editId="78D6EE89">
            <wp:extent cx="4643555" cy="2846786"/>
            <wp:effectExtent l="0" t="0" r="5080" b="0"/>
            <wp:docPr id="167244252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527" name="図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0603BE7A" w14:textId="3A657B05" w:rsidR="00635AC7" w:rsidRDefault="00635AC7" w:rsidP="000E3BE4">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18</w:t>
      </w:r>
      <w:r>
        <w:fldChar w:fldCharType="end"/>
      </w:r>
      <w:r>
        <w:rPr>
          <w:rFonts w:hint="eastAsia"/>
          <w:lang w:eastAsia="ja-JP"/>
        </w:rPr>
        <w:t xml:space="preserve">　</w:t>
      </w:r>
      <w:r w:rsidRPr="00C73014">
        <w:rPr>
          <w:rFonts w:hint="eastAsia"/>
          <w:lang w:eastAsia="ja-JP"/>
        </w:rPr>
        <w:t>プール実験における</w:t>
      </w:r>
      <w:r>
        <w:rPr>
          <w:rFonts w:hint="eastAsia"/>
          <w:lang w:eastAsia="ja-JP"/>
        </w:rPr>
        <w:t>センサ</w:t>
      </w:r>
      <w:r w:rsidR="009C6066">
        <w:rPr>
          <w:rFonts w:hint="eastAsia"/>
          <w:lang w:eastAsia="ja-JP"/>
        </w:rPr>
        <w:t>電圧</w:t>
      </w:r>
    </w:p>
    <w:p w14:paraId="2D3C5FF2" w14:textId="77777777" w:rsidR="00635AC7" w:rsidRDefault="00635AC7" w:rsidP="00635AC7">
      <w:pPr>
        <w:keepNext/>
        <w:jc w:val="center"/>
      </w:pPr>
      <w:r>
        <w:rPr>
          <w:noProof/>
        </w:rPr>
        <w:lastRenderedPageBreak/>
        <w:drawing>
          <wp:inline distT="0" distB="0" distL="0" distR="0" wp14:anchorId="05008FA6" wp14:editId="058602E2">
            <wp:extent cx="3486150" cy="2311400"/>
            <wp:effectExtent l="0" t="0" r="0" b="0"/>
            <wp:docPr id="149493746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8000" t="12267" r="17411" b="12058"/>
                    <a:stretch>
                      <a:fillRect/>
                    </a:stretch>
                  </pic:blipFill>
                  <pic:spPr bwMode="auto">
                    <a:xfrm>
                      <a:off x="0" y="0"/>
                      <a:ext cx="3486150" cy="2311400"/>
                    </a:xfrm>
                    <a:prstGeom prst="rect">
                      <a:avLst/>
                    </a:prstGeom>
                    <a:noFill/>
                    <a:ln>
                      <a:noFill/>
                    </a:ln>
                    <a:extLst>
                      <a:ext uri="{53640926-AAD7-44D8-BBD7-CCE9431645EC}">
                        <a14:shadowObscured xmlns:a14="http://schemas.microsoft.com/office/drawing/2010/main"/>
                      </a:ext>
                    </a:extLst>
                  </pic:spPr>
                </pic:pic>
              </a:graphicData>
            </a:graphic>
          </wp:inline>
        </w:drawing>
      </w:r>
    </w:p>
    <w:p w14:paraId="4A4F9E87" w14:textId="13B7B99D" w:rsidR="00635AC7" w:rsidRDefault="00635AC7" w:rsidP="00C01E23">
      <w:pPr>
        <w:pStyle w:val="af2"/>
        <w:rPr>
          <w:ins w:id="31" w:author="板谷 年也【鈴鹿】" w:date="2026-01-19T17:12:00Z" w16du:dateUtc="2026-01-19T08:12:00Z"/>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19</w:t>
      </w:r>
      <w:r>
        <w:fldChar w:fldCharType="end"/>
      </w:r>
      <w:r>
        <w:rPr>
          <w:rFonts w:hint="eastAsia"/>
          <w:lang w:eastAsia="ja-JP"/>
        </w:rPr>
        <w:t xml:space="preserve">　水中ドローンが鉄板の横を通過する様子</w:t>
      </w:r>
    </w:p>
    <w:p w14:paraId="4BCDC355" w14:textId="77777777" w:rsidR="002B3177" w:rsidRPr="002B3177" w:rsidRDefault="002B3177" w:rsidP="0081548E"/>
    <w:p w14:paraId="462DA6C5" w14:textId="5D3E50E0" w:rsidR="007F6BCC" w:rsidRPr="00167559" w:rsidRDefault="00167559" w:rsidP="00167559">
      <w:pPr>
        <w:rPr>
          <w:b/>
          <w:bCs/>
        </w:rPr>
      </w:pPr>
      <w:r>
        <w:rPr>
          <w:rFonts w:hint="eastAsia"/>
          <w:b/>
          <w:bCs/>
        </w:rPr>
        <w:t>・</w:t>
      </w:r>
      <w:r w:rsidR="007F6BCC" w:rsidRPr="00167559">
        <w:rPr>
          <w:rFonts w:hint="eastAsia"/>
          <w:b/>
          <w:bCs/>
        </w:rPr>
        <w:t>運用上の課題</w:t>
      </w:r>
    </w:p>
    <w:p w14:paraId="0A9984B1" w14:textId="1CB1A8FF" w:rsidR="007F6BCC" w:rsidRDefault="007F6BCC" w:rsidP="00240321">
      <w:pPr>
        <w:ind w:firstLineChars="100" w:firstLine="210"/>
      </w:pPr>
      <w:r w:rsidRPr="007F6BCC">
        <w:rPr>
          <w:rFonts w:hint="eastAsia"/>
        </w:rPr>
        <w:t>金属検知自体は成功したものの、運用面においては課題も浮き彫りとなった。</w:t>
      </w:r>
      <w:r w:rsidRPr="007F6BCC">
        <w:t xml:space="preserve"> </w:t>
      </w:r>
      <w:r w:rsidRPr="007F6BCC">
        <w:t>実験中、回収用に取り付けていたビニールテープが回転中のスラスタに吸い込まれて絡まり、一時的に航行に支障をきたす場面があった。実際の英虞湾の海底には、アマモなどの水草や漂流ロープなどが多数存在するため、これらがスラスタに絡まるリスクはプール以上に高い。</w:t>
      </w:r>
      <w:r w:rsidRPr="007F6BCC">
        <w:t xml:space="preserve"> </w:t>
      </w:r>
      <w:r w:rsidRPr="007F6BCC">
        <w:t>したがって、実海域への投入に向けては、スラスタへのプロペラガードの装着や、吸い込みを防ぐ構造への改良といった物理的な対策が不可欠である。</w:t>
      </w:r>
    </w:p>
    <w:p w14:paraId="6A2E69E4" w14:textId="5559795B" w:rsidR="007F6BCC" w:rsidRDefault="007F6BCC" w:rsidP="007F6BCC">
      <w:pPr>
        <w:pStyle w:val="3"/>
      </w:pPr>
      <w:bookmarkStart w:id="32" w:name="_Toc219798746"/>
      <w:r>
        <w:rPr>
          <w:rFonts w:hint="eastAsia"/>
        </w:rPr>
        <w:t xml:space="preserve">3.3.3　</w:t>
      </w:r>
      <w:r w:rsidRPr="007F6BCC">
        <w:rPr>
          <w:rFonts w:hint="eastAsia"/>
        </w:rPr>
        <w:t>プール実験の小括</w:t>
      </w:r>
      <w:bookmarkEnd w:id="32"/>
    </w:p>
    <w:p w14:paraId="43400071" w14:textId="4DC23A45" w:rsidR="005B3363" w:rsidRDefault="005B3363" w:rsidP="007249CF">
      <w:pPr>
        <w:ind w:firstLineChars="100" w:firstLine="210"/>
      </w:pPr>
      <w:r>
        <w:rPr>
          <w:rFonts w:hint="eastAsia"/>
        </w:rPr>
        <w:t>本節では、開発した電磁センサを水中ドローンに搭載し、実環境に近いプール環境においてシステム全体の動作検証を行った。得られた知見は以下の通りである。</w:t>
      </w:r>
    </w:p>
    <w:p w14:paraId="6F5DB413" w14:textId="22DE4A5E" w:rsidR="005B3363" w:rsidRDefault="005B3363" w:rsidP="007249CF">
      <w:pPr>
        <w:ind w:firstLineChars="100" w:firstLine="210"/>
      </w:pPr>
      <w:r>
        <w:rPr>
          <w:rFonts w:hint="eastAsia"/>
        </w:rPr>
        <w:t>第一に、システムの電気的な整合性と検知能力の実証である。</w:t>
      </w:r>
      <w:r>
        <w:t xml:space="preserve"> </w:t>
      </w:r>
      <w:r>
        <w:t>懸念されていたドローンの高出力スラスタから発生する電磁ノイズについては、センサ信号への干渉が極めて軽微であることが確認された。これにより、航行中であっても高い</w:t>
      </w:r>
      <w:r>
        <w:t>S/N</w:t>
      </w:r>
      <w:r>
        <w:t>比（信号対雑音比）を維持し、安定した計測が可能であることが実証された。</w:t>
      </w:r>
      <w:r>
        <w:t xml:space="preserve"> </w:t>
      </w:r>
      <w:r>
        <w:t>また、水深のあるプール底（コンクリート上）に設置した金属ターゲットに対しても、水槽実験と</w:t>
      </w:r>
      <w:r w:rsidR="0008647A">
        <w:rPr>
          <w:rFonts w:hint="eastAsia"/>
        </w:rPr>
        <w:t>同程度</w:t>
      </w:r>
      <w:r>
        <w:t>の信号</w:t>
      </w:r>
      <w:r w:rsidR="0008647A">
        <w:rPr>
          <w:rFonts w:hint="eastAsia"/>
        </w:rPr>
        <w:t>強度</w:t>
      </w:r>
      <w:r>
        <w:t>（約</w:t>
      </w:r>
      <w:r>
        <w:t xml:space="preserve"> </w:t>
      </w:r>
      <w:r w:rsidR="0008647A">
        <w:t>20 mV</w:t>
      </w:r>
      <w:r>
        <w:t>の電圧</w:t>
      </w:r>
      <w:r w:rsidR="0008647A">
        <w:rPr>
          <w:rFonts w:hint="eastAsia"/>
        </w:rPr>
        <w:t>下降</w:t>
      </w:r>
      <w:r>
        <w:t>）が得られたことは、本システムが実験室レベルを超え、広範囲な水中フィ</w:t>
      </w:r>
      <w:r>
        <w:rPr>
          <w:rFonts w:hint="eastAsia"/>
        </w:rPr>
        <w:t>ールドでの探査に適用可能であることを強く示唆するものである。</w:t>
      </w:r>
    </w:p>
    <w:p w14:paraId="2B713D77" w14:textId="50BBFAC7" w:rsidR="007F6BCC" w:rsidRDefault="005B3363" w:rsidP="007249CF">
      <w:pPr>
        <w:ind w:firstLineChars="100" w:firstLine="210"/>
      </w:pPr>
      <w:r>
        <w:rPr>
          <w:rFonts w:hint="eastAsia"/>
        </w:rPr>
        <w:t>第二に、実海域運用に向けたハードウェア上の課題が明確となった。</w:t>
      </w:r>
      <w:r>
        <w:t xml:space="preserve"> </w:t>
      </w:r>
      <w:r>
        <w:t>航行実験中に発生したビニールテープの巻き込み事故は、実際の英虞湾において想定される海藻（アマモ等）や海洋浮遊ゴミのリスクを浮き彫りにした。現在のスラスタむき出しの構造では、異物の吸い込みにより容易に航行不能に陥る危険性が高い。したがって、今後の実用化に向</w:t>
      </w:r>
      <w:r>
        <w:lastRenderedPageBreak/>
        <w:t>けては、単なるセンシング性能の向上だけでなく、プロペラガードの装着やスラスタ配置の最適化など、障害物の多い海底環境に適応するための機体の物理的な堅牢性を確保することが急務である</w:t>
      </w:r>
      <w:r>
        <w:rPr>
          <w:rFonts w:hint="eastAsia"/>
        </w:rPr>
        <w:t>と結論付けられた。</w:t>
      </w:r>
    </w:p>
    <w:p w14:paraId="20ABBD76" w14:textId="77777777" w:rsidR="00BA6E30" w:rsidRDefault="00BA6E30" w:rsidP="00BA6E30"/>
    <w:p w14:paraId="6C9FBA2C" w14:textId="5349DE88" w:rsidR="00BA6E30" w:rsidRPr="007F6BCC" w:rsidRDefault="00BA6E30" w:rsidP="00BA6E30"/>
    <w:p w14:paraId="5A360334" w14:textId="4F6DDE38" w:rsidR="00907952" w:rsidRDefault="00907952" w:rsidP="007249CF">
      <w:pPr>
        <w:widowControl/>
      </w:pPr>
      <w:r>
        <w:br w:type="page"/>
      </w:r>
    </w:p>
    <w:p w14:paraId="24A888AC" w14:textId="3FB8F31E" w:rsidR="00991368" w:rsidRDefault="00991368" w:rsidP="00991368">
      <w:pPr>
        <w:pStyle w:val="1"/>
        <w:ind w:left="0"/>
      </w:pPr>
      <w:bookmarkStart w:id="33" w:name="_Toc219798747"/>
      <w:r>
        <w:rPr>
          <w:rFonts w:hint="eastAsia"/>
        </w:rPr>
        <w:lastRenderedPageBreak/>
        <w:t>第４章　結論</w:t>
      </w:r>
      <w:bookmarkEnd w:id="33"/>
    </w:p>
    <w:p w14:paraId="60F0AC30" w14:textId="2EEC6542" w:rsidR="00991368" w:rsidRDefault="00991368" w:rsidP="00991368">
      <w:pPr>
        <w:pStyle w:val="2"/>
      </w:pPr>
      <w:bookmarkStart w:id="34" w:name="_Toc219798748"/>
      <w:r>
        <w:t>4.1</w:t>
      </w:r>
      <w:r>
        <w:rPr>
          <w:rFonts w:hint="eastAsia"/>
        </w:rPr>
        <w:t xml:space="preserve">　本研究のまとめ</w:t>
      </w:r>
      <w:bookmarkEnd w:id="34"/>
    </w:p>
    <w:p w14:paraId="004FB315" w14:textId="6DE4126B" w:rsidR="00BA6E30" w:rsidRDefault="00BA6E30" w:rsidP="00BA6E30">
      <w:pPr>
        <w:ind w:firstLineChars="100" w:firstLine="210"/>
      </w:pPr>
      <w:r w:rsidRPr="00BA6E30">
        <w:rPr>
          <w:rFonts w:hint="eastAsia"/>
        </w:rPr>
        <w:t>本研究では、三重県英虞湾における海底</w:t>
      </w:r>
      <w:r>
        <w:rPr>
          <w:rFonts w:hint="eastAsia"/>
        </w:rPr>
        <w:t>金属</w:t>
      </w:r>
      <w:r w:rsidRPr="00BA6E30">
        <w:rPr>
          <w:rFonts w:hint="eastAsia"/>
        </w:rPr>
        <w:t>ゴミ問題の解決に向け、潜水士に代わる安全かつ低コスト</w:t>
      </w:r>
      <w:proofErr w:type="gramStart"/>
      <w:r w:rsidRPr="00BA6E30">
        <w:rPr>
          <w:rFonts w:hint="eastAsia"/>
        </w:rPr>
        <w:t>な</w:t>
      </w:r>
      <w:proofErr w:type="gramEnd"/>
      <w:r w:rsidRPr="00BA6E30">
        <w:rPr>
          <w:rFonts w:hint="eastAsia"/>
        </w:rPr>
        <w:t>探査手法として、電磁センサを搭載した水中ドローンによる金属探査システムの開発を行った。</w:t>
      </w:r>
      <w:r w:rsidRPr="00BA6E30">
        <w:t xml:space="preserve"> </w:t>
      </w:r>
      <w:r w:rsidRPr="00BA6E30">
        <w:t>本論文で得られた主な成果を以下に要約する。</w:t>
      </w:r>
    </w:p>
    <w:p w14:paraId="463EAF54" w14:textId="2F10EBAC" w:rsidR="00BA6E30" w:rsidRPr="00857E9F" w:rsidRDefault="00EC2F1D" w:rsidP="00857E9F">
      <w:pPr>
        <w:rPr>
          <w:b/>
          <w:bCs/>
        </w:rPr>
      </w:pPr>
      <w:r>
        <w:rPr>
          <w:rFonts w:hint="eastAsia"/>
          <w:b/>
          <w:bCs/>
        </w:rPr>
        <w:t>・</w:t>
      </w:r>
      <w:r w:rsidR="00BA6E30" w:rsidRPr="00857E9F">
        <w:rPr>
          <w:rFonts w:hint="eastAsia"/>
          <w:b/>
          <w:bCs/>
        </w:rPr>
        <w:t>ドローン搭載用電磁センサの開発</w:t>
      </w:r>
    </w:p>
    <w:p w14:paraId="0526E350" w14:textId="0915C57D" w:rsidR="00BA6E30" w:rsidRDefault="00BA6E30" w:rsidP="000E3BE4">
      <w:pPr>
        <w:ind w:firstLineChars="100" w:firstLine="210"/>
      </w:pPr>
      <w:r w:rsidRPr="00BA6E30">
        <w:rPr>
          <w:rFonts w:hint="eastAsia"/>
        </w:rPr>
        <w:t>海底の起伏に対して走査しやすいテトラポッド型の形状と、防水およびスキッド機能を兼ねたプラスチック球体への封入構造を持つ電磁センサを設計・製作した。水槽実験により、本センサは非金属（アクリル板）には反応せず、金属のみを選択的に検知可能であることを確認した。</w:t>
      </w:r>
    </w:p>
    <w:p w14:paraId="3FBEE971" w14:textId="2AC4D30A" w:rsidR="00BA6E30" w:rsidRPr="001936FD" w:rsidRDefault="00EC2F1D" w:rsidP="001936FD">
      <w:pPr>
        <w:rPr>
          <w:b/>
          <w:bCs/>
        </w:rPr>
      </w:pPr>
      <w:r>
        <w:rPr>
          <w:rFonts w:hint="eastAsia"/>
          <w:b/>
          <w:bCs/>
        </w:rPr>
        <w:t>・</w:t>
      </w:r>
      <w:r w:rsidR="00BA6E30" w:rsidRPr="001936FD">
        <w:rPr>
          <w:rFonts w:hint="eastAsia"/>
          <w:b/>
          <w:bCs/>
        </w:rPr>
        <w:t>金属検知性能と環境特性の解明</w:t>
      </w:r>
    </w:p>
    <w:p w14:paraId="43D65C89" w14:textId="064B129D" w:rsidR="00BA6E30" w:rsidRDefault="00BA6E30" w:rsidP="000E3BE4">
      <w:pPr>
        <w:ind w:firstLineChars="100" w:firstLine="210"/>
      </w:pPr>
      <w:r w:rsidRPr="00BA6E30">
        <w:rPr>
          <w:rFonts w:hint="eastAsia"/>
        </w:rPr>
        <w:t>試作センサは、ターゲット直上において明確な電圧変化（約</w:t>
      </w:r>
      <w:r w:rsidRPr="00BA6E30">
        <w:t xml:space="preserve"> 30 mV</w:t>
      </w:r>
      <w:r w:rsidRPr="00BA6E30">
        <w:t>）を出力し、金属検知に十分な感度を有している。</w:t>
      </w:r>
      <w:r w:rsidRPr="00BA6E30">
        <w:t xml:space="preserve"> </w:t>
      </w:r>
      <w:r w:rsidRPr="00BA6E30">
        <w:t>埋没物の検知に関しては、淡水環境下では深さ</w:t>
      </w:r>
      <w:r w:rsidRPr="00BA6E30">
        <w:t xml:space="preserve"> 30 mm </w:t>
      </w:r>
      <w:r w:rsidRPr="00BA6E30">
        <w:t>までの検知に成功した。しかし、人工海水環境下においては、導電性による電磁波の減衰（表皮効果）により感度が約</w:t>
      </w:r>
      <w:r w:rsidRPr="00BA6E30">
        <w:t xml:space="preserve"> 1/3 </w:t>
      </w:r>
      <w:r w:rsidRPr="00BA6E30">
        <w:t>に低下し、埋没物の検知が困難となるという限界点も明らかにした。</w:t>
      </w:r>
    </w:p>
    <w:p w14:paraId="1BD0F9EF" w14:textId="2C91F8B9" w:rsidR="00BA6E30" w:rsidRPr="001936FD" w:rsidRDefault="00EC2F1D" w:rsidP="001936FD">
      <w:pPr>
        <w:rPr>
          <w:b/>
          <w:bCs/>
        </w:rPr>
      </w:pPr>
      <w:r>
        <w:rPr>
          <w:rFonts w:hint="eastAsia"/>
          <w:b/>
          <w:bCs/>
        </w:rPr>
        <w:t>・</w:t>
      </w:r>
      <w:r w:rsidR="00BA6E30" w:rsidRPr="001936FD">
        <w:rPr>
          <w:rFonts w:hint="eastAsia"/>
          <w:b/>
          <w:bCs/>
        </w:rPr>
        <w:t>システム動作の実証</w:t>
      </w:r>
    </w:p>
    <w:p w14:paraId="37E101E8" w14:textId="0FFC865D" w:rsidR="00BA6E30" w:rsidRDefault="00BA6E30" w:rsidP="000E3BE4">
      <w:pPr>
        <w:ind w:firstLineChars="50" w:firstLine="105"/>
      </w:pPr>
      <w:r w:rsidRPr="00BA6E30">
        <w:rPr>
          <w:rFonts w:hint="eastAsia"/>
        </w:rPr>
        <w:t>学校プールにおける航行実験により、ドローンの高出力スラスタが発する電磁ノイズの影響を受けずに、高精度なセンシングが可能であることを実証した。これにより、提案システムが実験室環境だけでなく、広範囲な水中フィールドにおいても適用可能であるという見通しを得た。</w:t>
      </w:r>
    </w:p>
    <w:p w14:paraId="3AFC8601" w14:textId="5FB0376C" w:rsidR="00A34368" w:rsidRDefault="00A34368" w:rsidP="000E3BE4">
      <w:pPr>
        <w:ind w:firstLineChars="50" w:firstLine="105"/>
      </w:pPr>
      <w:r w:rsidRPr="00A34368">
        <w:rPr>
          <w:rFonts w:hint="eastAsia"/>
        </w:rPr>
        <w:t>以上の結果より、本研究は英虞湾の海底ゴミ探査に向けた基礎技術を確立し、その有効性と実用化に向けた具体的な技術的課題を明らかにしたと言える。</w:t>
      </w:r>
    </w:p>
    <w:p w14:paraId="49B6180E" w14:textId="675313E5" w:rsidR="00991368" w:rsidRDefault="00991368" w:rsidP="00991368">
      <w:pPr>
        <w:pStyle w:val="2"/>
      </w:pPr>
      <w:bookmarkStart w:id="35" w:name="_Toc219798749"/>
      <w:r>
        <w:t>4.2</w:t>
      </w:r>
      <w:r>
        <w:rPr>
          <w:rFonts w:hint="eastAsia"/>
        </w:rPr>
        <w:t xml:space="preserve">　今後の課題</w:t>
      </w:r>
      <w:r w:rsidR="00A34368">
        <w:rPr>
          <w:rFonts w:hint="eastAsia"/>
        </w:rPr>
        <w:t>と展望</w:t>
      </w:r>
      <w:bookmarkEnd w:id="35"/>
    </w:p>
    <w:p w14:paraId="6808F9E9" w14:textId="77777777" w:rsidR="00A34368" w:rsidRDefault="00A34368" w:rsidP="00A34368">
      <w:pPr>
        <w:widowControl/>
        <w:ind w:firstLineChars="100" w:firstLine="210"/>
        <w:rPr>
          <w:ins w:id="36" w:author="板谷 年也【鈴鹿】" w:date="2026-01-19T17:12:00Z" w16du:dateUtc="2026-01-19T08:12:00Z"/>
        </w:rPr>
      </w:pPr>
      <w:r w:rsidRPr="00A34368">
        <w:rPr>
          <w:rFonts w:hint="eastAsia"/>
        </w:rPr>
        <w:t>本研究で得られた知見に基づき、実海域での運用を実現するために解決すべき課題と、今後の展望を以下に述べる。</w:t>
      </w:r>
    </w:p>
    <w:p w14:paraId="0368D920" w14:textId="77777777" w:rsidR="002B3177" w:rsidRDefault="002B3177" w:rsidP="00A34368">
      <w:pPr>
        <w:widowControl/>
        <w:ind w:firstLineChars="100" w:firstLine="210"/>
      </w:pPr>
    </w:p>
    <w:p w14:paraId="29E4EB0A" w14:textId="0D9C5590" w:rsidR="00A34368" w:rsidRPr="00EC2F1D" w:rsidRDefault="00EC2F1D" w:rsidP="00EC2F1D">
      <w:pPr>
        <w:widowControl/>
        <w:rPr>
          <w:b/>
          <w:bCs/>
        </w:rPr>
      </w:pPr>
      <w:r>
        <w:rPr>
          <w:rFonts w:hint="eastAsia"/>
          <w:b/>
          <w:bCs/>
        </w:rPr>
        <w:t>・</w:t>
      </w:r>
      <w:r w:rsidR="00A34368" w:rsidRPr="00EC2F1D">
        <w:rPr>
          <w:rFonts w:hint="eastAsia"/>
          <w:b/>
          <w:bCs/>
        </w:rPr>
        <w:t>海水環境における検知能力の向上</w:t>
      </w:r>
    </w:p>
    <w:p w14:paraId="142C47C9" w14:textId="029440D0" w:rsidR="00A34368" w:rsidRDefault="00A32651" w:rsidP="00A32651">
      <w:pPr>
        <w:widowControl/>
        <w:ind w:firstLineChars="100" w:firstLine="210"/>
      </w:pPr>
      <w:r w:rsidRPr="00A32651">
        <w:rPr>
          <w:rFonts w:hint="eastAsia"/>
        </w:rPr>
        <w:t>実験により、海水環境下では信号の減衰が無視できないことが判明した。</w:t>
      </w:r>
      <w:r>
        <w:rPr>
          <w:rFonts w:hint="eastAsia"/>
        </w:rPr>
        <w:t>本研究で実験に用いた電磁センサは</w:t>
      </w:r>
      <w:r w:rsidR="00FC4CEC">
        <w:rPr>
          <w:rFonts w:hint="eastAsia"/>
        </w:rPr>
        <w:t>試作</w:t>
      </w:r>
      <w:r>
        <w:rPr>
          <w:rFonts w:hint="eastAsia"/>
        </w:rPr>
        <w:t>しやすいよう小さめの大きさで設計したが、</w:t>
      </w:r>
      <w:r w:rsidRPr="00A32651">
        <w:rPr>
          <w:rFonts w:hint="eastAsia"/>
        </w:rPr>
        <w:t>汚泥に埋もれた金</w:t>
      </w:r>
      <w:r w:rsidRPr="00A32651">
        <w:rPr>
          <w:rFonts w:hint="eastAsia"/>
        </w:rPr>
        <w:lastRenderedPageBreak/>
        <w:t>属を確実に発見するためには、コイルの巻き数や印加電圧を見直してセンサ出力を大幅に増強するなど、対海水性能を向上させる物理的な改良が必要である。</w:t>
      </w:r>
    </w:p>
    <w:p w14:paraId="27F34EFC" w14:textId="10516BD8" w:rsidR="00A34368" w:rsidRPr="00EC2F1D" w:rsidRDefault="00EC2F1D" w:rsidP="00EC2F1D">
      <w:pPr>
        <w:widowControl/>
        <w:rPr>
          <w:b/>
          <w:bCs/>
        </w:rPr>
      </w:pPr>
      <w:r>
        <w:rPr>
          <w:rFonts w:hint="eastAsia"/>
          <w:b/>
          <w:bCs/>
        </w:rPr>
        <w:t>・</w:t>
      </w:r>
      <w:r w:rsidR="00A34368" w:rsidRPr="00EC2F1D">
        <w:rPr>
          <w:rFonts w:hint="eastAsia"/>
          <w:b/>
          <w:bCs/>
        </w:rPr>
        <w:t>機体の物理的堅牢性の確保</w:t>
      </w:r>
    </w:p>
    <w:p w14:paraId="58058068" w14:textId="385780FF" w:rsidR="00A34368" w:rsidRDefault="0016274C" w:rsidP="000E3BE4">
      <w:pPr>
        <w:widowControl/>
        <w:ind w:firstLineChars="100" w:firstLine="210"/>
      </w:pPr>
      <w:r w:rsidRPr="0016274C">
        <w:rPr>
          <w:rFonts w:hint="eastAsia"/>
        </w:rPr>
        <w:t>プール実験において発生したビニールテープの巻き込み</w:t>
      </w:r>
      <w:r w:rsidR="008C70F8">
        <w:rPr>
          <w:rFonts w:hint="eastAsia"/>
        </w:rPr>
        <w:t>事故</w:t>
      </w:r>
      <w:r w:rsidRPr="0016274C">
        <w:rPr>
          <w:rFonts w:hint="eastAsia"/>
        </w:rPr>
        <w:t>は、実海域における海藻や浮遊ゴミのリスクを示唆している。安定した連続探査を実現するためには、スラスタへのプロペラガードの装着や、異物を吸い込みにくい流体構造の採用など、障害物の多い海底環境に適応したハードウェアへの改良が不可欠である。</w:t>
      </w:r>
    </w:p>
    <w:p w14:paraId="30CF4ADC" w14:textId="7EC41776" w:rsidR="00A34368" w:rsidRPr="00EC2F1D" w:rsidRDefault="00EC2F1D" w:rsidP="00EC2F1D">
      <w:pPr>
        <w:widowControl/>
        <w:rPr>
          <w:b/>
          <w:bCs/>
        </w:rPr>
      </w:pPr>
      <w:r>
        <w:rPr>
          <w:rFonts w:hint="eastAsia"/>
          <w:b/>
          <w:bCs/>
        </w:rPr>
        <w:t>・</w:t>
      </w:r>
      <w:r w:rsidR="00A34368" w:rsidRPr="00EC2F1D">
        <w:rPr>
          <w:rFonts w:hint="eastAsia"/>
          <w:b/>
          <w:bCs/>
        </w:rPr>
        <w:t>ワイヤレス遠隔操作とマッピングシステムの構築</w:t>
      </w:r>
    </w:p>
    <w:p w14:paraId="0E0E0EB8" w14:textId="1EED8C0F" w:rsidR="00067563" w:rsidRPr="00A32651" w:rsidRDefault="004C3B62" w:rsidP="00A32651">
      <w:pPr>
        <w:widowControl/>
        <w:ind w:firstLineChars="100" w:firstLine="210"/>
        <w:rPr>
          <w:rFonts w:ascii="ＭＳ 明朝" w:hAnsi="ＭＳ 明朝" w:cs="ＭＳ 明朝"/>
          <w:b/>
          <w:bCs/>
          <w:color w:val="000000" w:themeColor="text1"/>
          <w:sz w:val="24"/>
        </w:rPr>
      </w:pPr>
      <w:r w:rsidRPr="004C3B62">
        <w:rPr>
          <w:rFonts w:hint="eastAsia"/>
        </w:rPr>
        <w:t>本研究では基礎検証のため有線接続を用いたが、広範囲な英虞湾を効率的に調査するためには、当初の構想である「水上ペリカンケース」を用いた</w:t>
      </w:r>
      <w:r w:rsidRPr="004C3B62">
        <w:t>4G</w:t>
      </w:r>
      <w:r w:rsidRPr="004C3B62">
        <w:t>回線によるワイヤレス制御の実装が求められる。</w:t>
      </w:r>
      <w:r w:rsidRPr="004C3B62">
        <w:t xml:space="preserve"> </w:t>
      </w:r>
      <w:r w:rsidRPr="004C3B62">
        <w:t>さらに、ドローンの位置情報とセンサデータを統合し、金属ゴミの分布を地図上にマッピングするシステムを構築することで、効率的な回収計画の策定や、不法投棄の傾向分析といった社会的課題の解決に寄与できると考えられる。</w:t>
      </w:r>
    </w:p>
    <w:p w14:paraId="6AA4399F" w14:textId="49F85739" w:rsidR="001F1B14" w:rsidRDefault="00EB0E23" w:rsidP="00A32651">
      <w:pPr>
        <w:pStyle w:val="1"/>
      </w:pPr>
      <w:bookmarkStart w:id="37" w:name="_Toc219798750"/>
      <w:r>
        <w:rPr>
          <w:rFonts w:hint="eastAsia"/>
        </w:rPr>
        <w:t>謝辞</w:t>
      </w:r>
      <w:bookmarkEnd w:id="37"/>
    </w:p>
    <w:p w14:paraId="58C7FA6F" w14:textId="36A3967F" w:rsidR="0067569F" w:rsidRDefault="002A2BD8" w:rsidP="004958EE">
      <w:pPr>
        <w:ind w:firstLineChars="100" w:firstLine="210"/>
      </w:pPr>
      <w:r w:rsidRPr="002A2BD8">
        <w:rPr>
          <w:rFonts w:hint="eastAsia"/>
        </w:rPr>
        <w:t>本論文は、鈴鹿工業高等専門学校</w:t>
      </w:r>
      <w:r w:rsidRPr="002A2BD8">
        <w:t xml:space="preserve"> </w:t>
      </w:r>
      <w:r w:rsidRPr="002A2BD8">
        <w:t>電子情報工学科</w:t>
      </w:r>
      <w:r w:rsidRPr="002A2BD8">
        <w:t xml:space="preserve"> </w:t>
      </w:r>
      <w:r w:rsidRPr="002A2BD8">
        <w:t>在学中に、板谷研究室において取り組んだ研究の成果をまとめたものです。</w:t>
      </w:r>
      <w:r w:rsidR="006F55FF" w:rsidRPr="006F55FF">
        <w:rPr>
          <w:rFonts w:hint="eastAsia"/>
        </w:rPr>
        <w:t>本研究の遂行にあたり、終始懇切丁寧なご指導を賜りました指導教員の</w:t>
      </w:r>
      <w:r w:rsidR="006F55FF">
        <w:rPr>
          <w:rFonts w:hint="eastAsia"/>
        </w:rPr>
        <w:t>板谷年也准教授</w:t>
      </w:r>
      <w:r w:rsidR="006F55FF" w:rsidRPr="006F55FF">
        <w:t>に深く感謝いたします。</w:t>
      </w:r>
      <w:r w:rsidR="006F55FF" w:rsidRPr="006F55FF">
        <w:rPr>
          <w:rFonts w:hint="eastAsia"/>
        </w:rPr>
        <w:t>また、</w:t>
      </w:r>
      <w:r w:rsidR="00EC2F1D">
        <w:rPr>
          <w:rFonts w:hint="eastAsia"/>
        </w:rPr>
        <w:t>水中ドローンをお貸ししていただき、</w:t>
      </w:r>
      <w:r w:rsidR="00EC2F1D" w:rsidRPr="00EC2F1D">
        <w:t>終始多大なご指導</w:t>
      </w:r>
      <w:r w:rsidR="00EC2F1D">
        <w:rPr>
          <w:rFonts w:hint="eastAsia"/>
        </w:rPr>
        <w:t>ご助言</w:t>
      </w:r>
      <w:r w:rsidR="00256D1B">
        <w:rPr>
          <w:rFonts w:hint="eastAsia"/>
        </w:rPr>
        <w:t>を</w:t>
      </w:r>
      <w:r w:rsidR="00A720F6">
        <w:rPr>
          <w:rFonts w:hint="eastAsia"/>
        </w:rPr>
        <w:t>賜りました</w:t>
      </w:r>
      <w:r w:rsidR="00EC2F1D">
        <w:rPr>
          <w:rFonts w:hint="eastAsia"/>
        </w:rPr>
        <w:t>佐世保工業高等専門学校</w:t>
      </w:r>
      <w:r w:rsidR="00EC2F1D">
        <w:rPr>
          <w:rFonts w:hint="eastAsia"/>
        </w:rPr>
        <w:t xml:space="preserve"> </w:t>
      </w:r>
      <w:r w:rsidR="00EC2F1D" w:rsidRPr="00EC2F1D">
        <w:t>長嶋豊</w:t>
      </w:r>
      <w:r w:rsidR="00EC2F1D">
        <w:rPr>
          <w:rFonts w:hint="eastAsia"/>
        </w:rPr>
        <w:t>特命教授に</w:t>
      </w:r>
      <w:r w:rsidR="00EC2F1D" w:rsidRPr="00EC2F1D">
        <w:t>深謝の意を表します。</w:t>
      </w:r>
      <w:r w:rsidR="006F55FF" w:rsidRPr="006F55FF">
        <w:rPr>
          <w:rFonts w:hint="eastAsia"/>
        </w:rPr>
        <w:t>本研究の実地調査にご協力いただきました志摩市役所</w:t>
      </w:r>
      <w:r w:rsidR="006F55FF">
        <w:rPr>
          <w:rFonts w:hint="eastAsia"/>
        </w:rPr>
        <w:t>様</w:t>
      </w:r>
      <w:r w:rsidR="006F55FF" w:rsidRPr="006F55FF">
        <w:rPr>
          <w:rFonts w:hint="eastAsia"/>
        </w:rPr>
        <w:t>および</w:t>
      </w:r>
      <w:proofErr w:type="gramStart"/>
      <w:r w:rsidR="006F55FF" w:rsidRPr="006F55FF">
        <w:rPr>
          <w:rFonts w:hint="eastAsia"/>
        </w:rPr>
        <w:t>うみらぼ</w:t>
      </w:r>
      <w:proofErr w:type="gramEnd"/>
      <w:r w:rsidR="006F55FF" w:rsidRPr="006F55FF">
        <w:rPr>
          <w:rFonts w:hint="eastAsia"/>
        </w:rPr>
        <w:t>株式会社</w:t>
      </w:r>
      <w:r w:rsidR="006F55FF">
        <w:rPr>
          <w:rFonts w:hint="eastAsia"/>
        </w:rPr>
        <w:t>様</w:t>
      </w:r>
      <w:r w:rsidR="006F55FF" w:rsidRPr="006F55FF">
        <w:rPr>
          <w:rFonts w:hint="eastAsia"/>
        </w:rPr>
        <w:t>の皆様に</w:t>
      </w:r>
      <w:r w:rsidR="006F55FF">
        <w:rPr>
          <w:rFonts w:hint="eastAsia"/>
        </w:rPr>
        <w:t>この場を借りて</w:t>
      </w:r>
      <w:r w:rsidR="006F55FF" w:rsidRPr="006F55FF">
        <w:rPr>
          <w:rFonts w:hint="eastAsia"/>
        </w:rPr>
        <w:t>厚く御礼申し上げます。最後に、</w:t>
      </w:r>
      <w:r w:rsidR="006F55FF">
        <w:rPr>
          <w:rFonts w:hint="eastAsia"/>
        </w:rPr>
        <w:t>板谷</w:t>
      </w:r>
      <w:r w:rsidR="006F55FF" w:rsidRPr="006F55FF">
        <w:t>研究室の皆様には、本研究の遂行にあたり多大なご助言、ご協力頂きました。</w:t>
      </w:r>
      <w:r w:rsidR="00436C9D">
        <w:rPr>
          <w:rFonts w:hint="eastAsia"/>
        </w:rPr>
        <w:t>この場を借りて感謝申し上げます</w:t>
      </w:r>
      <w:r w:rsidR="006F55FF" w:rsidRPr="006F55FF">
        <w:t>。</w:t>
      </w:r>
    </w:p>
    <w:p w14:paraId="5057D257" w14:textId="77777777" w:rsidR="00036670" w:rsidRDefault="00036670" w:rsidP="004958EE">
      <w:pPr>
        <w:ind w:firstLineChars="100" w:firstLine="210"/>
      </w:pPr>
    </w:p>
    <w:p w14:paraId="63499ED0" w14:textId="6248512D" w:rsidR="00036670" w:rsidRDefault="00036670" w:rsidP="00036670">
      <w:pPr>
        <w:widowControl/>
        <w:spacing w:after="160"/>
      </w:pPr>
      <w:r>
        <w:br w:type="page"/>
      </w:r>
    </w:p>
    <w:p w14:paraId="365B9530" w14:textId="58723D7B" w:rsidR="0067569F" w:rsidRDefault="0067569F" w:rsidP="0067569F">
      <w:pPr>
        <w:pStyle w:val="1"/>
      </w:pPr>
      <w:bookmarkStart w:id="38" w:name="_Toc219798751"/>
      <w:r>
        <w:rPr>
          <w:rFonts w:hint="eastAsia"/>
        </w:rPr>
        <w:lastRenderedPageBreak/>
        <w:t>参考文献・引用元</w:t>
      </w:r>
      <w:bookmarkEnd w:id="38"/>
    </w:p>
    <w:p w14:paraId="00F156C9" w14:textId="0FADED89" w:rsidR="0067569F" w:rsidRDefault="0067569F" w:rsidP="0067569F">
      <w:r>
        <w:t>[1]</w:t>
      </w:r>
      <w:r>
        <w:rPr>
          <w:rFonts w:hint="eastAsia"/>
        </w:rPr>
        <w:t xml:space="preserve">　農林水産省　</w:t>
      </w:r>
      <w:r w:rsidRPr="0067569F">
        <w:t>海面漁業生産統計調査</w:t>
      </w:r>
      <w:r>
        <w:rPr>
          <w:rFonts w:hint="eastAsia"/>
        </w:rPr>
        <w:t xml:space="preserve">　</w:t>
      </w:r>
      <w:r w:rsidRPr="0067569F">
        <w:t>https://www.maff.go.jp/j/tokei/kouhyou/kaimen_gyosei/index.html</w:t>
      </w:r>
    </w:p>
    <w:p w14:paraId="661FE8FA" w14:textId="17392440" w:rsidR="0067569F" w:rsidRPr="001D0CCC" w:rsidRDefault="001D0CCC" w:rsidP="0067569F">
      <w:r>
        <w:t>[2]</w:t>
      </w:r>
      <w:r>
        <w:rPr>
          <w:rFonts w:hint="eastAsia"/>
        </w:rPr>
        <w:t xml:space="preserve">　</w:t>
      </w:r>
      <w:r>
        <w:t>IDEAS FOR GOOD</w:t>
      </w:r>
      <w:r>
        <w:rPr>
          <w:rFonts w:hint="eastAsia"/>
        </w:rPr>
        <w:t xml:space="preserve">　</w:t>
      </w:r>
      <w:r w:rsidRPr="001D0CCC">
        <w:t>真珠養殖のごみを、地域の財産に。伊勢志摩で始まった廃漁具の水平リサイクル</w:t>
      </w:r>
      <w:r>
        <w:rPr>
          <w:rFonts w:hint="eastAsia"/>
        </w:rPr>
        <w:t xml:space="preserve">　</w:t>
      </w:r>
      <w:r w:rsidRPr="001D0CCC">
        <w:t>https://ideasforgood.jp/2024/09/10/circular-fish-net/</w:t>
      </w:r>
    </w:p>
    <w:p w14:paraId="14F18B3F" w14:textId="247F26E7" w:rsidR="00A32651" w:rsidRDefault="005B201C" w:rsidP="00621471">
      <w:r>
        <w:t>[3]</w:t>
      </w:r>
      <w:r>
        <w:rPr>
          <w:rFonts w:hint="eastAsia"/>
        </w:rPr>
        <w:t xml:space="preserve">　坂井博康・宇都野太・安井至　廃電気製品に含まれる有害金属の環境影響評価　東京大学</w:t>
      </w:r>
      <w:r>
        <w:rPr>
          <w:rFonts w:hint="eastAsia"/>
        </w:rPr>
        <w:t xml:space="preserve"> </w:t>
      </w:r>
      <w:r w:rsidRPr="005B201C">
        <w:t>生産研究</w:t>
      </w:r>
      <w:r>
        <w:rPr>
          <w:rFonts w:hint="eastAsia"/>
        </w:rPr>
        <w:t xml:space="preserve">　</w:t>
      </w:r>
      <w:r>
        <w:t>1993</w:t>
      </w:r>
      <w:r>
        <w:rPr>
          <w:rFonts w:hint="eastAsia"/>
        </w:rPr>
        <w:t xml:space="preserve">年　</w:t>
      </w:r>
      <w:r>
        <w:t>45</w:t>
      </w:r>
      <w:r>
        <w:rPr>
          <w:rFonts w:hint="eastAsia"/>
        </w:rPr>
        <w:t xml:space="preserve">巻　</w:t>
      </w:r>
      <w:r>
        <w:rPr>
          <w:rFonts w:hint="eastAsia"/>
        </w:rPr>
        <w:t>7</w:t>
      </w:r>
      <w:r>
        <w:rPr>
          <w:rFonts w:hint="eastAsia"/>
        </w:rPr>
        <w:t>号</w:t>
      </w:r>
      <w:r w:rsidR="00D43C2B">
        <w:rPr>
          <w:rFonts w:hint="eastAsia"/>
        </w:rPr>
        <w:t xml:space="preserve">　</w:t>
      </w:r>
      <w:r w:rsidR="00D43C2B">
        <w:t>p.22-25</w:t>
      </w:r>
    </w:p>
    <w:p w14:paraId="44FBF8E5" w14:textId="3A7D458B" w:rsidR="005B201C" w:rsidRDefault="005B201C" w:rsidP="00621471">
      <w:pPr>
        <w:rPr>
          <w:lang w:eastAsia="zh-TW"/>
        </w:rPr>
      </w:pPr>
      <w:r>
        <w:rPr>
          <w:lang w:eastAsia="zh-TW"/>
        </w:rPr>
        <w:t>[4]</w:t>
      </w:r>
      <w:r>
        <w:rPr>
          <w:rFonts w:hint="eastAsia"/>
          <w:lang w:eastAsia="zh-TW"/>
        </w:rPr>
        <w:t xml:space="preserve">　</w:t>
      </w:r>
      <w:r w:rsidR="007A4A89">
        <w:rPr>
          <w:rFonts w:hint="eastAsia"/>
          <w:lang w:eastAsia="zh-TW"/>
        </w:rPr>
        <w:t>環境省　令和６年度</w:t>
      </w:r>
      <w:r w:rsidR="007A4A89">
        <w:rPr>
          <w:rFonts w:hint="eastAsia"/>
          <w:lang w:eastAsia="zh-TW"/>
        </w:rPr>
        <w:t xml:space="preserve"> </w:t>
      </w:r>
      <w:r w:rsidR="007A4A89" w:rsidRPr="007A4A89">
        <w:rPr>
          <w:lang w:eastAsia="zh-TW"/>
        </w:rPr>
        <w:t>漁業者</w:t>
      </w:r>
      <w:r w:rsidR="007A4A89" w:rsidRPr="007A4A89">
        <w:t>の</w:t>
      </w:r>
      <w:r w:rsidR="007A4A89" w:rsidRPr="007A4A89">
        <w:rPr>
          <w:lang w:eastAsia="zh-TW"/>
        </w:rPr>
        <w:t>協力</w:t>
      </w:r>
      <w:r w:rsidR="007A4A89" w:rsidRPr="007A4A89">
        <w:t>による</w:t>
      </w:r>
      <w:r w:rsidR="007A4A89" w:rsidRPr="007A4A89">
        <w:rPr>
          <w:lang w:eastAsia="zh-TW"/>
        </w:rPr>
        <w:t>海洋</w:t>
      </w:r>
      <w:r w:rsidR="007A4A89" w:rsidRPr="007A4A89">
        <w:t>ゴミ</w:t>
      </w:r>
      <w:r w:rsidR="007A4A89" w:rsidRPr="007A4A89">
        <w:rPr>
          <w:lang w:eastAsia="zh-TW"/>
        </w:rPr>
        <w:t>回収</w:t>
      </w:r>
      <w:r w:rsidR="007A4A89" w:rsidRPr="007A4A89">
        <w:t>に</w:t>
      </w:r>
      <w:r w:rsidR="007A4A89" w:rsidRPr="007A4A89">
        <w:rPr>
          <w:lang w:eastAsia="zh-TW"/>
        </w:rPr>
        <w:t>関</w:t>
      </w:r>
      <w:r w:rsidR="007A4A89" w:rsidRPr="007A4A89">
        <w:t>わる</w:t>
      </w:r>
      <w:r w:rsidR="007A4A89" w:rsidRPr="007A4A89">
        <w:rPr>
          <w:lang w:eastAsia="zh-TW"/>
        </w:rPr>
        <w:t>実証業務</w:t>
      </w:r>
      <w:r w:rsidR="007A4A89">
        <w:rPr>
          <w:rFonts w:hint="eastAsia"/>
          <w:lang w:eastAsia="zh-TW"/>
        </w:rPr>
        <w:t xml:space="preserve">　</w:t>
      </w:r>
      <w:r w:rsidR="007A4A89">
        <w:rPr>
          <w:lang w:eastAsia="zh-TW"/>
        </w:rPr>
        <w:t>2025</w:t>
      </w:r>
      <w:r w:rsidR="007A4A89">
        <w:rPr>
          <w:rFonts w:hint="eastAsia"/>
          <w:lang w:eastAsia="zh-TW"/>
        </w:rPr>
        <w:t xml:space="preserve">　</w:t>
      </w:r>
      <w:hyperlink r:id="rId34" w:history="1">
        <w:r w:rsidR="00606E02" w:rsidRPr="00E55218">
          <w:rPr>
            <w:rStyle w:val="af1"/>
            <w:lang w:eastAsia="zh-TW"/>
          </w:rPr>
          <w:t>https://www.env.go.jp/content/000311858.pdf</w:t>
        </w:r>
      </w:hyperlink>
    </w:p>
    <w:p w14:paraId="2E827B4F" w14:textId="68F5DC7D" w:rsidR="00606E02" w:rsidRPr="00606E02" w:rsidRDefault="00606E02" w:rsidP="00621471">
      <w:r>
        <w:t>[5]</w:t>
      </w:r>
      <w:r>
        <w:rPr>
          <w:rFonts w:hint="eastAsia"/>
        </w:rPr>
        <w:t xml:space="preserve">　</w:t>
      </w:r>
      <w:r w:rsidRPr="00606E02">
        <w:rPr>
          <w:rFonts w:hint="eastAsia"/>
        </w:rPr>
        <w:t xml:space="preserve"> </w:t>
      </w:r>
      <w:r w:rsidRPr="00606E02">
        <w:t>国分秀樹</w:t>
      </w:r>
      <w:r>
        <w:rPr>
          <w:rFonts w:hint="eastAsia"/>
        </w:rPr>
        <w:t>・</w:t>
      </w:r>
      <w:r w:rsidRPr="00606E02">
        <w:rPr>
          <w:rFonts w:hint="eastAsia"/>
        </w:rPr>
        <w:t>奥</w:t>
      </w:r>
      <w:r w:rsidRPr="00606E02">
        <w:t>村宏征</w:t>
      </w:r>
      <w:r>
        <w:rPr>
          <w:rFonts w:hint="eastAsia"/>
        </w:rPr>
        <w:t>・</w:t>
      </w:r>
      <w:r w:rsidRPr="00606E02">
        <w:rPr>
          <w:rFonts w:hint="eastAsia"/>
        </w:rPr>
        <w:t>上</w:t>
      </w:r>
      <w:r w:rsidRPr="00606E02">
        <w:t>野成三</w:t>
      </w:r>
      <w:r>
        <w:rPr>
          <w:rFonts w:hint="eastAsia"/>
        </w:rPr>
        <w:t>・</w:t>
      </w:r>
      <w:r w:rsidRPr="00606E02">
        <w:t>高山</w:t>
      </w:r>
      <w:r w:rsidRPr="00606E02">
        <w:rPr>
          <w:rFonts w:hint="eastAsia"/>
        </w:rPr>
        <w:t>百</w:t>
      </w:r>
      <w:r w:rsidRPr="00606E02">
        <w:t>合子</w:t>
      </w:r>
      <w:r>
        <w:rPr>
          <w:rFonts w:hint="eastAsia"/>
        </w:rPr>
        <w:t>・</w:t>
      </w:r>
      <w:r w:rsidRPr="00606E02">
        <w:t>湯浅</w:t>
      </w:r>
      <w:r w:rsidRPr="00606E02">
        <w:t xml:space="preserve"> </w:t>
      </w:r>
      <w:r w:rsidRPr="00606E02">
        <w:t>城之</w:t>
      </w:r>
      <w:r>
        <w:rPr>
          <w:rFonts w:hint="eastAsia"/>
        </w:rPr>
        <w:t xml:space="preserve">　</w:t>
      </w:r>
      <w:r w:rsidRPr="00606E02">
        <w:t>英虞湾における浚渫ヘドロを用いた干潟造成実験から得られた干潟底質の最適条件</w:t>
      </w:r>
      <w:r>
        <w:rPr>
          <w:rFonts w:hint="eastAsia"/>
        </w:rPr>
        <w:t xml:space="preserve">　海岸工学論文集　</w:t>
      </w:r>
      <w:r>
        <w:t>2004</w:t>
      </w:r>
      <w:r>
        <w:rPr>
          <w:rFonts w:hint="eastAsia"/>
        </w:rPr>
        <w:t xml:space="preserve">年　</w:t>
      </w:r>
      <w:r>
        <w:rPr>
          <w:rFonts w:hint="eastAsia"/>
        </w:rPr>
        <w:t>51</w:t>
      </w:r>
      <w:r>
        <w:rPr>
          <w:rFonts w:hint="eastAsia"/>
        </w:rPr>
        <w:t xml:space="preserve">巻　</w:t>
      </w:r>
      <w:r>
        <w:t>p.1191-1195</w:t>
      </w:r>
    </w:p>
    <w:p w14:paraId="3DBCEFE8" w14:textId="75060DB9" w:rsidR="005B201C" w:rsidRDefault="00EE591F" w:rsidP="00621471">
      <w:r>
        <w:t>[6]</w:t>
      </w:r>
      <w:r>
        <w:rPr>
          <w:rFonts w:hint="eastAsia"/>
        </w:rPr>
        <w:t xml:space="preserve">　小松原真弓・白石</w:t>
      </w:r>
      <w:r w:rsidR="00385688">
        <w:rPr>
          <w:rFonts w:hint="eastAsia"/>
        </w:rPr>
        <w:t xml:space="preserve">由美子・柳原ゆり・田中誠一・井原秀俊・加茂洋志　</w:t>
      </w:r>
      <w:r w:rsidR="00385688" w:rsidRPr="00385688">
        <w:t>潜水士の業務及び健康状態の調査報告</w:t>
      </w:r>
      <w:r w:rsidR="00385688">
        <w:rPr>
          <w:rFonts w:hint="eastAsia"/>
        </w:rPr>
        <w:t xml:space="preserve">　日職災医誌　</w:t>
      </w:r>
      <w:r w:rsidR="00385688">
        <w:t>2006</w:t>
      </w:r>
      <w:r w:rsidR="00385688">
        <w:rPr>
          <w:rFonts w:hint="eastAsia"/>
        </w:rPr>
        <w:t xml:space="preserve">　</w:t>
      </w:r>
      <w:r w:rsidR="00385688">
        <w:t>54 : 79 - 83</w:t>
      </w:r>
    </w:p>
    <w:p w14:paraId="68FB8764" w14:textId="62836736" w:rsidR="007A4A89" w:rsidRDefault="00310E83" w:rsidP="00621471">
      <w:r>
        <w:t>[7]</w:t>
      </w:r>
      <w:r>
        <w:rPr>
          <w:rFonts w:hint="eastAsia"/>
        </w:rPr>
        <w:t xml:space="preserve">　日本潜水協会　日本潜水協会の取り組みについて　</w:t>
      </w:r>
      <w:r>
        <w:t>2025</w:t>
      </w:r>
      <w:r>
        <w:rPr>
          <w:rFonts w:hint="eastAsia"/>
        </w:rPr>
        <w:t xml:space="preserve">　</w:t>
      </w:r>
      <w:r>
        <w:t>p.</w:t>
      </w:r>
      <w:r w:rsidR="009379FA">
        <w:t>11 – p.</w:t>
      </w:r>
      <w:r>
        <w:rPr>
          <w:rFonts w:hint="eastAsia"/>
        </w:rPr>
        <w:t>1</w:t>
      </w:r>
      <w:r>
        <w:t>7</w:t>
      </w:r>
      <w:r>
        <w:rPr>
          <w:rFonts w:hint="eastAsia"/>
        </w:rPr>
        <w:t xml:space="preserve">　</w:t>
      </w:r>
      <w:r w:rsidRPr="00310E83">
        <w:t>https://www.mlit.go.jp/sogoseisaku/ocean_policy/content/001867551.pdf</w:t>
      </w:r>
    </w:p>
    <w:p w14:paraId="6FBCF90C" w14:textId="38CF5A25" w:rsidR="007A4A89" w:rsidRPr="000A230B" w:rsidRDefault="000A230B" w:rsidP="00621471">
      <w:r>
        <w:t>[8]</w:t>
      </w:r>
      <w:r>
        <w:rPr>
          <w:rFonts w:hint="eastAsia"/>
        </w:rPr>
        <w:t xml:space="preserve">　</w:t>
      </w:r>
      <w:r>
        <w:rPr>
          <w:rFonts w:hint="eastAsia"/>
        </w:rPr>
        <w:t>Mor</w:t>
      </w:r>
      <w:r>
        <w:t>dor Intelligence</w:t>
      </w:r>
      <w:r>
        <w:rPr>
          <w:rFonts w:hint="eastAsia"/>
        </w:rPr>
        <w:t xml:space="preserve">　</w:t>
      </w:r>
      <w:r w:rsidRPr="000A230B">
        <w:t>金属探知機市場規模</w:t>
      </w:r>
      <w:r w:rsidRPr="000A230B">
        <w:t xml:space="preserve"> https://www.mordorintelligence.com/ja/industry-reports/metal-detectors-market</w:t>
      </w:r>
    </w:p>
    <w:p w14:paraId="27D6C4DF" w14:textId="51A7A486" w:rsidR="007A4A89" w:rsidRDefault="000A230B" w:rsidP="00621471">
      <w:r>
        <w:t>[9]</w:t>
      </w:r>
      <w:r>
        <w:rPr>
          <w:rFonts w:hint="eastAsia"/>
        </w:rPr>
        <w:t xml:space="preserve">　吉岡宰次郎・後藤雄治　</w:t>
      </w:r>
      <w:r w:rsidRPr="000A230B">
        <w:t>パルス渦電流探傷試験法を用いた被覆鋼管肉厚の定量評価法の提案</w:t>
      </w:r>
      <w:r>
        <w:rPr>
          <w:rFonts w:hint="eastAsia"/>
        </w:rPr>
        <w:t xml:space="preserve">　</w:t>
      </w:r>
      <w:r w:rsidRPr="000A230B">
        <w:t>計測自動制御学会論文集</w:t>
      </w:r>
      <w:r>
        <w:rPr>
          <w:rFonts w:hint="eastAsia"/>
        </w:rPr>
        <w:t xml:space="preserve">　</w:t>
      </w:r>
      <w:r>
        <w:t>2018</w:t>
      </w:r>
      <w:r>
        <w:rPr>
          <w:rFonts w:hint="eastAsia"/>
        </w:rPr>
        <w:t xml:space="preserve">　</w:t>
      </w:r>
      <w:r>
        <w:rPr>
          <w:rFonts w:hint="eastAsia"/>
        </w:rPr>
        <w:t>54</w:t>
      </w:r>
      <w:r>
        <w:rPr>
          <w:rFonts w:hint="eastAsia"/>
        </w:rPr>
        <w:t xml:space="preserve">巻　</w:t>
      </w:r>
      <w:r>
        <w:rPr>
          <w:rFonts w:hint="eastAsia"/>
        </w:rPr>
        <w:t>12</w:t>
      </w:r>
      <w:r>
        <w:rPr>
          <w:rFonts w:hint="eastAsia"/>
        </w:rPr>
        <w:t>号</w:t>
      </w:r>
    </w:p>
    <w:p w14:paraId="2B69CFAB" w14:textId="77777777" w:rsidR="00A928B9" w:rsidRDefault="00A928B9" w:rsidP="00A928B9">
      <w:r>
        <w:rPr>
          <w:rFonts w:hint="eastAsia"/>
        </w:rPr>
        <w:t>[10]</w:t>
      </w:r>
      <w:r>
        <w:rPr>
          <w:rFonts w:hint="eastAsia"/>
        </w:rPr>
        <w:t xml:space="preserve">　</w:t>
      </w:r>
      <w:r>
        <w:rPr>
          <w:rFonts w:hint="eastAsia"/>
        </w:rPr>
        <w:t xml:space="preserve">Arduino-PS2X </w:t>
      </w:r>
      <w:proofErr w:type="spellStart"/>
      <w:r>
        <w:rPr>
          <w:rFonts w:hint="eastAsia"/>
        </w:rPr>
        <w:t>github</w:t>
      </w:r>
      <w:proofErr w:type="spellEnd"/>
      <w:r>
        <w:rPr>
          <w:rFonts w:hint="eastAsia"/>
        </w:rPr>
        <w:t xml:space="preserve">　</w:t>
      </w:r>
      <w:r w:rsidRPr="00B40640">
        <w:t xml:space="preserve"> Bill Porter</w:t>
      </w:r>
    </w:p>
    <w:p w14:paraId="091E6763" w14:textId="52AC2F2D" w:rsidR="00A928B9" w:rsidRDefault="00A928B9" w:rsidP="00621471">
      <w:r w:rsidRPr="00B40640">
        <w:t>https://github.com/madsci1016/Arduino-PS2X</w:t>
      </w:r>
    </w:p>
    <w:p w14:paraId="6C1B9DBB" w14:textId="6DD31511" w:rsidR="001F1B14" w:rsidRDefault="00DE0CDE" w:rsidP="000A230B">
      <w:r>
        <w:t>[1</w:t>
      </w:r>
      <w:r w:rsidR="00A928B9">
        <w:rPr>
          <w:rFonts w:hint="eastAsia"/>
        </w:rPr>
        <w:t>1</w:t>
      </w:r>
      <w:r>
        <w:t>]</w:t>
      </w:r>
      <w:r>
        <w:rPr>
          <w:rFonts w:hint="eastAsia"/>
        </w:rPr>
        <w:t xml:space="preserve">　霜田光一　</w:t>
      </w:r>
      <w:r w:rsidR="00F05211" w:rsidRPr="00F05211">
        <w:t>導体を流れる交流の表皮効果</w:t>
      </w:r>
      <w:r w:rsidR="00F05211">
        <w:rPr>
          <w:rFonts w:hint="eastAsia"/>
        </w:rPr>
        <w:t xml:space="preserve">　</w:t>
      </w:r>
      <w:r w:rsidR="00F05211" w:rsidRPr="00F05211">
        <w:t>日本物理教育学会</w:t>
      </w:r>
      <w:r w:rsidR="00F05211">
        <w:rPr>
          <w:rFonts w:hint="eastAsia"/>
        </w:rPr>
        <w:t xml:space="preserve">　</w:t>
      </w:r>
      <w:r w:rsidR="00F05211" w:rsidRPr="00F05211">
        <w:t>物理教育</w:t>
      </w:r>
      <w:r w:rsidR="00F05211">
        <w:rPr>
          <w:rFonts w:hint="eastAsia"/>
        </w:rPr>
        <w:t xml:space="preserve">　</w:t>
      </w:r>
      <w:r w:rsidR="00F05211">
        <w:rPr>
          <w:rFonts w:hint="eastAsia"/>
        </w:rPr>
        <w:t>2013</w:t>
      </w:r>
      <w:r w:rsidR="00F05211" w:rsidRPr="00F05211">
        <w:t xml:space="preserve"> 61 (1), 18-20</w:t>
      </w:r>
    </w:p>
    <w:p w14:paraId="4714D4B2" w14:textId="77777777" w:rsidR="00C0025D" w:rsidRDefault="00C0025D" w:rsidP="000A230B"/>
    <w:p w14:paraId="32160A59" w14:textId="77777777" w:rsidR="00C0025D" w:rsidRDefault="00C0025D" w:rsidP="000A230B"/>
    <w:p w14:paraId="627B5547" w14:textId="77777777" w:rsidR="00C0025D" w:rsidRDefault="00C0025D" w:rsidP="000A230B"/>
    <w:p w14:paraId="401941BE" w14:textId="77777777" w:rsidR="00C0025D" w:rsidRDefault="00C0025D" w:rsidP="000A230B"/>
    <w:p w14:paraId="104DE411" w14:textId="77777777" w:rsidR="00C0025D" w:rsidRDefault="00C0025D" w:rsidP="000A230B"/>
    <w:p w14:paraId="20545F03" w14:textId="77777777" w:rsidR="00C0025D" w:rsidRDefault="00C0025D" w:rsidP="000A230B"/>
    <w:p w14:paraId="7822BDC2" w14:textId="77777777" w:rsidR="00C0025D" w:rsidRDefault="00C0025D" w:rsidP="000A230B"/>
    <w:p w14:paraId="5CDBC71A" w14:textId="67D6A3D9" w:rsidR="00C0025D" w:rsidRPr="00C0025D" w:rsidRDefault="00C0025D" w:rsidP="00C0025D">
      <w:pPr>
        <w:jc w:val="center"/>
        <w:rPr>
          <w:sz w:val="28"/>
          <w:szCs w:val="36"/>
        </w:rPr>
      </w:pPr>
      <w:r w:rsidRPr="00C0025D">
        <w:rPr>
          <w:rFonts w:hint="eastAsia"/>
          <w:sz w:val="28"/>
          <w:szCs w:val="36"/>
        </w:rPr>
        <w:t>付　録</w:t>
      </w:r>
    </w:p>
    <w:p w14:paraId="11A23171" w14:textId="66D1DD04" w:rsidR="00C0025D" w:rsidRDefault="00AA14F7" w:rsidP="00E06557">
      <w:pPr>
        <w:ind w:firstLineChars="100" w:firstLine="210"/>
      </w:pPr>
      <w:r>
        <w:rPr>
          <w:rFonts w:hint="eastAsia"/>
        </w:rPr>
        <w:lastRenderedPageBreak/>
        <w:t>以下の</w:t>
      </w:r>
      <w:r w:rsidR="00E06557" w:rsidRPr="00E06557">
        <w:rPr>
          <w:rFonts w:hint="eastAsia"/>
        </w:rPr>
        <w:t>プ</w:t>
      </w:r>
      <w:r w:rsidR="00E06557" w:rsidRPr="00E06557">
        <w:t>ログラムは、</w:t>
      </w:r>
      <w:r w:rsidR="00E06557" w:rsidRPr="00E06557">
        <w:t xml:space="preserve">Analog Discovery 2 </w:t>
      </w:r>
      <w:r w:rsidR="00E06557" w:rsidRPr="00E06557">
        <w:t>を</w:t>
      </w:r>
      <w:r w:rsidR="00E06557" w:rsidRPr="00E06557">
        <w:t xml:space="preserve"> Python </w:t>
      </w:r>
      <w:r w:rsidR="00E06557" w:rsidRPr="00E06557">
        <w:t>環境から制御し、センサ信号の取得から金属検知判定までをリアルタイムで実行するスクリプトである。</w:t>
      </w:r>
      <w:r w:rsidR="00E06557" w:rsidRPr="00E06557">
        <w:t xml:space="preserve"> </w:t>
      </w:r>
      <w:proofErr w:type="spellStart"/>
      <w:r w:rsidR="002B16A6">
        <w:t>Digilent</w:t>
      </w:r>
      <w:proofErr w:type="spellEnd"/>
      <w:r w:rsidR="002B16A6">
        <w:rPr>
          <w:rFonts w:hint="eastAsia"/>
        </w:rPr>
        <w:t>社</w:t>
      </w:r>
      <w:r w:rsidR="00E06557" w:rsidRPr="00E06557">
        <w:t>提供の</w:t>
      </w:r>
      <w:r w:rsidR="00E06557" w:rsidRPr="00E06557">
        <w:t xml:space="preserve"> SDK</w:t>
      </w:r>
      <w:r w:rsidR="00E06557" w:rsidRPr="00E06557">
        <w:t>（</w:t>
      </w:r>
      <w:proofErr w:type="spellStart"/>
      <w:r w:rsidR="00E06557" w:rsidRPr="00E06557">
        <w:t>dwf</w:t>
      </w:r>
      <w:proofErr w:type="spellEnd"/>
      <w:r w:rsidR="00E06557" w:rsidRPr="00E06557">
        <w:t xml:space="preserve"> </w:t>
      </w:r>
      <w:r w:rsidR="00E06557" w:rsidRPr="00E06557">
        <w:t>ライブラリ）を用いて、励磁コイルへの</w:t>
      </w:r>
      <w:r w:rsidR="00E06557" w:rsidRPr="00E06557">
        <w:t xml:space="preserve"> 1 MHz </w:t>
      </w:r>
      <w:r w:rsidR="00E06557" w:rsidRPr="00E06557">
        <w:t>正弦波出力と、検出コイルからの信号取得を同時に行っている。</w:t>
      </w:r>
      <w:r w:rsidR="00E06557" w:rsidRPr="00E06557">
        <w:t xml:space="preserve"> </w:t>
      </w:r>
      <w:r w:rsidR="00E06557" w:rsidRPr="00E06557">
        <w:t>信号処理部では、水温変化やセンサの動揺に伴うベースラインの緩やかな変動を除去するため、</w:t>
      </w:r>
      <w:proofErr w:type="spellStart"/>
      <w:r w:rsidR="00E06557" w:rsidRPr="00E06557">
        <w:t>collections.deque</w:t>
      </w:r>
      <w:proofErr w:type="spellEnd"/>
      <w:r w:rsidR="00E06557" w:rsidRPr="00E06557">
        <w:t xml:space="preserve"> </w:t>
      </w:r>
      <w:r w:rsidR="00E06557" w:rsidRPr="00E06557">
        <w:t>を用いて過去</w:t>
      </w:r>
      <w:r w:rsidR="00E06557" w:rsidRPr="00E06557">
        <w:t xml:space="preserve"> 5 </w:t>
      </w:r>
      <w:r w:rsidR="00E06557" w:rsidRPr="00E06557">
        <w:t>秒間のデータを保持し、移動平均を算出している。現在の測定値とこの移動平均値との差分を計算し、その偏差が設定した閾値を超えた場合に「</w:t>
      </w:r>
      <w:r w:rsidR="008C24B2">
        <w:t>DTECTED</w:t>
      </w:r>
      <w:r w:rsidR="002D2428">
        <w:t xml:space="preserve"> (</w:t>
      </w:r>
      <w:r w:rsidR="002D2428">
        <w:rPr>
          <w:rFonts w:hint="eastAsia"/>
        </w:rPr>
        <w:t>変動した電圧値</w:t>
      </w:r>
      <w:r w:rsidR="002D2428">
        <w:t>)mV</w:t>
      </w:r>
      <w:r w:rsidR="00E06557" w:rsidRPr="00E06557">
        <w:t>」と判定するアルゴリズムを実装した</w:t>
      </w:r>
      <w:r w:rsidR="00BF7787">
        <w:rPr>
          <w:rFonts w:hint="eastAsia"/>
        </w:rPr>
        <w:t>。</w:t>
      </w:r>
    </w:p>
    <w:p w14:paraId="225652DD" w14:textId="30AD7894" w:rsidR="00E06557" w:rsidRDefault="00E06557">
      <w:pPr>
        <w:widowControl/>
        <w:spacing w:after="160"/>
      </w:pPr>
      <w:r>
        <w:rPr>
          <w:rFonts w:hint="eastAsia"/>
          <w:noProof/>
        </w:rPr>
        <mc:AlternateContent>
          <mc:Choice Requires="wps">
            <w:drawing>
              <wp:anchor distT="0" distB="0" distL="114300" distR="114300" simplePos="0" relativeHeight="251659264" behindDoc="0" locked="0" layoutInCell="1" allowOverlap="1" wp14:anchorId="3A7A9D51" wp14:editId="56B5D818">
                <wp:simplePos x="0" y="0"/>
                <wp:positionH relativeFrom="column">
                  <wp:posOffset>-38986</wp:posOffset>
                </wp:positionH>
                <wp:positionV relativeFrom="paragraph">
                  <wp:posOffset>20666</wp:posOffset>
                </wp:positionV>
                <wp:extent cx="5495453" cy="5794218"/>
                <wp:effectExtent l="0" t="0" r="16510" b="10160"/>
                <wp:wrapNone/>
                <wp:docPr id="1390677843" name="テキスト ボックス 1"/>
                <wp:cNvGraphicFramePr/>
                <a:graphic xmlns:a="http://schemas.openxmlformats.org/drawingml/2006/main">
                  <a:graphicData uri="http://schemas.microsoft.com/office/word/2010/wordprocessingShape">
                    <wps:wsp>
                      <wps:cNvSpPr txBox="1"/>
                      <wps:spPr>
                        <a:xfrm>
                          <a:off x="0" y="0"/>
                          <a:ext cx="5495453" cy="5794218"/>
                        </a:xfrm>
                        <a:prstGeom prst="rect">
                          <a:avLst/>
                        </a:prstGeom>
                        <a:solidFill>
                          <a:schemeClr val="lt1"/>
                        </a:solidFill>
                        <a:ln w="6350">
                          <a:solidFill>
                            <a:prstClr val="black"/>
                          </a:solidFill>
                        </a:ln>
                      </wps:spPr>
                      <wps:txbx>
                        <w:txbxContent>
                          <w:p w14:paraId="2490BC2C" w14:textId="77777777" w:rsidR="00E06557" w:rsidRDefault="00E06557" w:rsidP="00E06557">
                            <w:r>
                              <w:t xml:space="preserve">import </w:t>
                            </w:r>
                            <w:proofErr w:type="spellStart"/>
                            <w:r>
                              <w:t>ctypes</w:t>
                            </w:r>
                            <w:proofErr w:type="spellEnd"/>
                          </w:p>
                          <w:p w14:paraId="5F8FBB0D" w14:textId="77777777" w:rsidR="00E06557" w:rsidRDefault="00E06557" w:rsidP="00E06557">
                            <w:r>
                              <w:t xml:space="preserve">import </w:t>
                            </w:r>
                            <w:proofErr w:type="spellStart"/>
                            <w:r>
                              <w:t>numpy</w:t>
                            </w:r>
                            <w:proofErr w:type="spellEnd"/>
                            <w:r>
                              <w:t xml:space="preserve"> as np</w:t>
                            </w:r>
                          </w:p>
                          <w:p w14:paraId="2807BE1C" w14:textId="77777777" w:rsidR="00E06557" w:rsidRDefault="00E06557" w:rsidP="00E06557">
                            <w:r>
                              <w:t>import time</w:t>
                            </w:r>
                          </w:p>
                          <w:p w14:paraId="4C151096" w14:textId="77777777" w:rsidR="00E06557" w:rsidRDefault="00E06557" w:rsidP="00E06557">
                            <w:r>
                              <w:t>from collections import deque</w:t>
                            </w:r>
                          </w:p>
                          <w:p w14:paraId="5F2A3138" w14:textId="77777777" w:rsidR="00E06557" w:rsidRDefault="00E06557" w:rsidP="00E06557"/>
                          <w:p w14:paraId="70AF0C4E" w14:textId="77777777" w:rsidR="00E06557" w:rsidRDefault="00E06557" w:rsidP="00E06557">
                            <w:r>
                              <w:t xml:space="preserve"># --- </w:t>
                            </w:r>
                            <w:r>
                              <w:t>定数設定</w:t>
                            </w:r>
                            <w:r>
                              <w:t xml:space="preserve"> ---</w:t>
                            </w:r>
                          </w:p>
                          <w:p w14:paraId="0677F9CF" w14:textId="77777777" w:rsidR="00E06557" w:rsidRDefault="00E06557" w:rsidP="00E06557">
                            <w:r>
                              <w:t xml:space="preserve">AVERAGE_WINDOW = 5.0       # </w:t>
                            </w:r>
                            <w:r>
                              <w:t>移動平均の窓幅</w:t>
                            </w:r>
                            <w:r>
                              <w:t xml:space="preserve"> (</w:t>
                            </w:r>
                            <w:r>
                              <w:t>秒</w:t>
                            </w:r>
                            <w:r>
                              <w:t>)</w:t>
                            </w:r>
                          </w:p>
                          <w:p w14:paraId="43B73C36" w14:textId="77777777" w:rsidR="00E06557" w:rsidRDefault="00E06557" w:rsidP="00E06557">
                            <w:r>
                              <w:t xml:space="preserve">THRESHOLD_MV = 20.0        # </w:t>
                            </w:r>
                            <w:r>
                              <w:t>検知閾値</w:t>
                            </w:r>
                            <w:r>
                              <w:t xml:space="preserve"> (mV)</w:t>
                            </w:r>
                          </w:p>
                          <w:p w14:paraId="678DBE6E" w14:textId="77777777" w:rsidR="00E06557" w:rsidRDefault="00E06557" w:rsidP="00E06557">
                            <w:proofErr w:type="spellStart"/>
                            <w:r>
                              <w:t>hzAcq</w:t>
                            </w:r>
                            <w:proofErr w:type="spellEnd"/>
                            <w:r>
                              <w:t xml:space="preserve"> = 20000000.0         # </w:t>
                            </w:r>
                            <w:r>
                              <w:t>サンプリング周波数</w:t>
                            </w:r>
                            <w:r>
                              <w:t xml:space="preserve"> (20MHz)</w:t>
                            </w:r>
                          </w:p>
                          <w:p w14:paraId="43CF617F" w14:textId="77777777" w:rsidR="00E06557" w:rsidRDefault="00E06557" w:rsidP="00E06557">
                            <w:proofErr w:type="spellStart"/>
                            <w:r>
                              <w:t>freqGen</w:t>
                            </w:r>
                            <w:proofErr w:type="spellEnd"/>
                            <w:r>
                              <w:t xml:space="preserve"> = 1000000.0        # </w:t>
                            </w:r>
                            <w:r>
                              <w:t>励磁周波数</w:t>
                            </w:r>
                            <w:r>
                              <w:t xml:space="preserve"> (1MHz)</w:t>
                            </w:r>
                          </w:p>
                          <w:p w14:paraId="05DC0F52" w14:textId="77777777" w:rsidR="00E06557" w:rsidRDefault="00E06557" w:rsidP="00E06557">
                            <w:proofErr w:type="spellStart"/>
                            <w:r>
                              <w:t>ampGen</w:t>
                            </w:r>
                            <w:proofErr w:type="spellEnd"/>
                            <w:r>
                              <w:t xml:space="preserve"> = 5.0               # </w:t>
                            </w:r>
                            <w:r>
                              <w:t>励磁電圧</w:t>
                            </w:r>
                            <w:r>
                              <w:t xml:space="preserve"> (5V)</w:t>
                            </w:r>
                          </w:p>
                          <w:p w14:paraId="66446985" w14:textId="77777777" w:rsidR="00E06557" w:rsidRDefault="00E06557" w:rsidP="00E06557"/>
                          <w:p w14:paraId="6990FE03" w14:textId="77777777" w:rsidR="00E06557" w:rsidRDefault="00E06557" w:rsidP="00E06557">
                            <w:r>
                              <w:t># ... (</w:t>
                            </w:r>
                            <w:r>
                              <w:t>ライブラリ読み込みやデバイス接続処理は省略</w:t>
                            </w:r>
                            <w:r>
                              <w:t>) ...</w:t>
                            </w:r>
                          </w:p>
                          <w:p w14:paraId="7A6DAC1A" w14:textId="77777777" w:rsidR="00E06557" w:rsidRDefault="00E06557" w:rsidP="00E06557"/>
                          <w:p w14:paraId="5C705AAE" w14:textId="6FB532B9" w:rsidR="00E06557" w:rsidRDefault="00E06557" w:rsidP="00E06557">
                            <w:r>
                              <w:t xml:space="preserve"># --- 1. </w:t>
                            </w:r>
                            <w:proofErr w:type="spellStart"/>
                            <w:r>
                              <w:t>Wavegen</w:t>
                            </w:r>
                            <w:proofErr w:type="spellEnd"/>
                            <w:r>
                              <w:t xml:space="preserve"> (</w:t>
                            </w:r>
                            <w:r>
                              <w:t>励磁</w:t>
                            </w:r>
                            <w:r w:rsidR="00875568">
                              <w:rPr>
                                <w:rFonts w:hint="eastAsia"/>
                              </w:rPr>
                              <w:t>コイル</w:t>
                            </w:r>
                            <w:r>
                              <w:t xml:space="preserve">) </w:t>
                            </w:r>
                            <w:r>
                              <w:t>設定</w:t>
                            </w:r>
                            <w:r>
                              <w:t xml:space="preserve"> ---</w:t>
                            </w:r>
                          </w:p>
                          <w:p w14:paraId="5D539B01" w14:textId="77777777" w:rsidR="00E06557" w:rsidRDefault="00E06557" w:rsidP="00E06557">
                            <w:r>
                              <w:t xml:space="preserve"># 1MHz, </w:t>
                            </w:r>
                            <w:r>
                              <w:t>振幅</w:t>
                            </w:r>
                            <w:r>
                              <w:t>5V</w:t>
                            </w:r>
                            <w:r>
                              <w:t>の正弦波を出力設定</w:t>
                            </w:r>
                          </w:p>
                          <w:p w14:paraId="6B6E4E60" w14:textId="77777777" w:rsidR="00E06557" w:rsidRDefault="00E06557" w:rsidP="00E06557">
                            <w:proofErr w:type="spellStart"/>
                            <w:proofErr w:type="gramStart"/>
                            <w:r>
                              <w:t>dwf.FDwfAnalogOutNodeFunctionSet</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node_carrier</w:t>
                            </w:r>
                            <w:proofErr w:type="spellEnd"/>
                            <w:r>
                              <w:t xml:space="preserve">, </w:t>
                            </w:r>
                            <w:proofErr w:type="spellStart"/>
                            <w:r>
                              <w:t>ctypes.c_</w:t>
                            </w:r>
                            <w:proofErr w:type="gramStart"/>
                            <w:r>
                              <w:t>ubyte</w:t>
                            </w:r>
                            <w:proofErr w:type="spellEnd"/>
                            <w:r>
                              <w:t>(</w:t>
                            </w:r>
                            <w:proofErr w:type="gramEnd"/>
                            <w:r>
                              <w:t xml:space="preserve">1)) </w:t>
                            </w:r>
                          </w:p>
                          <w:p w14:paraId="01C1B0FD" w14:textId="77777777" w:rsidR="00E06557" w:rsidRDefault="00E06557" w:rsidP="00E06557">
                            <w:proofErr w:type="spellStart"/>
                            <w:proofErr w:type="gramStart"/>
                            <w:r>
                              <w:t>dwf.FDwfAnalogOutNodeFrequencySet</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node_carrier</w:t>
                            </w:r>
                            <w:proofErr w:type="spellEnd"/>
                            <w:r>
                              <w:t xml:space="preserve">, </w:t>
                            </w:r>
                            <w:proofErr w:type="spellStart"/>
                            <w:r>
                              <w:t>ctypes.c_double</w:t>
                            </w:r>
                            <w:proofErr w:type="spellEnd"/>
                            <w:r>
                              <w:t>(</w:t>
                            </w:r>
                            <w:proofErr w:type="spellStart"/>
                            <w:r>
                              <w:t>freqGen</w:t>
                            </w:r>
                            <w:proofErr w:type="spellEnd"/>
                            <w:r>
                              <w:t>))</w:t>
                            </w:r>
                          </w:p>
                          <w:p w14:paraId="7EAF93FA" w14:textId="77777777" w:rsidR="00E06557" w:rsidRDefault="00E06557" w:rsidP="00E06557">
                            <w:proofErr w:type="spellStart"/>
                            <w:proofErr w:type="gramStart"/>
                            <w:r>
                              <w:t>dwf.FDwfAnalogOutNodeAmplitudeSet</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node_carrier</w:t>
                            </w:r>
                            <w:proofErr w:type="spellEnd"/>
                            <w:r>
                              <w:t xml:space="preserve">, </w:t>
                            </w:r>
                            <w:proofErr w:type="spellStart"/>
                            <w:r>
                              <w:t>ctypes.c_double</w:t>
                            </w:r>
                            <w:proofErr w:type="spellEnd"/>
                            <w:r>
                              <w:t>(</w:t>
                            </w:r>
                            <w:proofErr w:type="spellStart"/>
                            <w:r>
                              <w:t>ampGen</w:t>
                            </w:r>
                            <w:proofErr w:type="spellEnd"/>
                            <w:r>
                              <w:t>))</w:t>
                            </w:r>
                          </w:p>
                          <w:p w14:paraId="30CCD542" w14:textId="77777777" w:rsidR="00E06557" w:rsidRDefault="00E06557" w:rsidP="00E06557">
                            <w:proofErr w:type="spellStart"/>
                            <w:proofErr w:type="gramStart"/>
                            <w:r>
                              <w:t>dwf.FDwfAnalogOutConfigure</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ctypes.c_</w:t>
                            </w:r>
                            <w:proofErr w:type="gramStart"/>
                            <w:r>
                              <w:t>bool</w:t>
                            </w:r>
                            <w:proofErr w:type="spellEnd"/>
                            <w:r>
                              <w:t>(</w:t>
                            </w:r>
                            <w:proofErr w:type="gramEnd"/>
                            <w:r>
                              <w:t>True))</w:t>
                            </w:r>
                          </w:p>
                          <w:p w14:paraId="3D1E23E9" w14:textId="77777777" w:rsidR="00E06557" w:rsidRDefault="00E06557" w:rsidP="00E06557"/>
                          <w:p w14:paraId="485480CE" w14:textId="77777777" w:rsidR="00E06557" w:rsidRDefault="00E06557" w:rsidP="00E06557">
                            <w:r>
                              <w:t># --- 2. Scope (</w:t>
                            </w:r>
                            <w:r>
                              <w:t>計測</w:t>
                            </w:r>
                            <w:r>
                              <w:t xml:space="preserve">) </w:t>
                            </w:r>
                            <w:r>
                              <w:t>設定</w:t>
                            </w:r>
                            <w:r>
                              <w:t xml:space="preserve"> ---</w:t>
                            </w:r>
                          </w:p>
                          <w:p w14:paraId="6CDE2C89" w14:textId="77777777" w:rsidR="00E06557" w:rsidRDefault="00E06557" w:rsidP="00E06557">
                            <w:r>
                              <w:t># 20MHz</w:t>
                            </w:r>
                            <w:r>
                              <w:t>でデータを取得設定</w:t>
                            </w:r>
                          </w:p>
                          <w:p w14:paraId="225F6B79" w14:textId="77777777" w:rsidR="00E06557" w:rsidRDefault="00E06557" w:rsidP="00E06557">
                            <w:proofErr w:type="spellStart"/>
                            <w:proofErr w:type="gramStart"/>
                            <w:r>
                              <w:t>dwf.FDwfAnalogInChannelRangeSet</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ctypes.c_</w:t>
                            </w:r>
                            <w:proofErr w:type="gramStart"/>
                            <w:r>
                              <w:t>double</w:t>
                            </w:r>
                            <w:proofErr w:type="spellEnd"/>
                            <w:r>
                              <w:t>(</w:t>
                            </w:r>
                            <w:proofErr w:type="gramEnd"/>
                            <w:r>
                              <w:t>5.0))</w:t>
                            </w:r>
                          </w:p>
                          <w:p w14:paraId="41AAC36B" w14:textId="77777777" w:rsidR="00E06557" w:rsidRDefault="00E06557" w:rsidP="00E06557">
                            <w:proofErr w:type="spellStart"/>
                            <w:proofErr w:type="gramStart"/>
                            <w:r>
                              <w:t>dwf.FDwfAnalogInFrequencySet</w:t>
                            </w:r>
                            <w:proofErr w:type="spellEnd"/>
                            <w:proofErr w:type="gramEnd"/>
                            <w:r>
                              <w:t>(</w:t>
                            </w:r>
                            <w:proofErr w:type="spellStart"/>
                            <w:r>
                              <w:t>hdwf</w:t>
                            </w:r>
                            <w:proofErr w:type="spellEnd"/>
                            <w:r>
                              <w:t xml:space="preserve">, </w:t>
                            </w:r>
                            <w:proofErr w:type="spellStart"/>
                            <w:r>
                              <w:t>ctypes.c_double</w:t>
                            </w:r>
                            <w:proofErr w:type="spellEnd"/>
                            <w:r>
                              <w:t>(</w:t>
                            </w:r>
                            <w:proofErr w:type="spellStart"/>
                            <w:r>
                              <w:t>hzAcq</w:t>
                            </w:r>
                            <w:proofErr w:type="spellEnd"/>
                            <w:r>
                              <w:t>))</w:t>
                            </w:r>
                          </w:p>
                          <w:p w14:paraId="4F17BE21" w14:textId="77777777" w:rsidR="00E06557" w:rsidRDefault="00E06557" w:rsidP="00E06557">
                            <w:proofErr w:type="spellStart"/>
                            <w:proofErr w:type="gramStart"/>
                            <w:r>
                              <w:t>dwf.FDwfAnalogInBufferSizeSet</w:t>
                            </w:r>
                            <w:proofErr w:type="spellEnd"/>
                            <w:proofErr w:type="gramEnd"/>
                            <w:r>
                              <w:t>(</w:t>
                            </w:r>
                            <w:proofErr w:type="spellStart"/>
                            <w:r>
                              <w:t>hdwf</w:t>
                            </w:r>
                            <w:proofErr w:type="spellEnd"/>
                            <w:r>
                              <w:t xml:space="preserve">, </w:t>
                            </w:r>
                            <w:proofErr w:type="spellStart"/>
                            <w:r>
                              <w:t>ctypes.c_int</w:t>
                            </w:r>
                            <w:proofErr w:type="spellEnd"/>
                            <w:r>
                              <w:t>(</w:t>
                            </w:r>
                            <w:proofErr w:type="spellStart"/>
                            <w:r>
                              <w:t>nSamples</w:t>
                            </w:r>
                            <w:proofErr w:type="spellEnd"/>
                            <w:r>
                              <w:t>))</w:t>
                            </w:r>
                          </w:p>
                          <w:p w14:paraId="5CE5E528" w14:textId="77777777" w:rsidR="00E06557" w:rsidRDefault="00E06557" w:rsidP="00E06557">
                            <w:proofErr w:type="spellStart"/>
                            <w:proofErr w:type="gramStart"/>
                            <w:r>
                              <w:t>dwf.FDwfAnalogInConfigure</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r>
                              <w:t>ctypes.c_</w:t>
                            </w:r>
                            <w:proofErr w:type="gramStart"/>
                            <w:r>
                              <w:t>int</w:t>
                            </w:r>
                            <w:proofErr w:type="spellEnd"/>
                            <w:r>
                              <w:t>(</w:t>
                            </w:r>
                            <w:proofErr w:type="gramEnd"/>
                            <w:r>
                              <w:t>1))</w:t>
                            </w:r>
                          </w:p>
                          <w:p w14:paraId="7A952251" w14:textId="77777777" w:rsidR="00E06557" w:rsidRDefault="00E06557" w:rsidP="00E06557"/>
                          <w:p w14:paraId="4652881E" w14:textId="77777777" w:rsidR="00E06557" w:rsidRDefault="00E06557" w:rsidP="00E06557">
                            <w:r>
                              <w:t xml:space="preserve"># </w:t>
                            </w:r>
                            <w:r>
                              <w:t>移動平均計算用バッファ</w:t>
                            </w:r>
                          </w:p>
                          <w:p w14:paraId="673CC921" w14:textId="77777777" w:rsidR="00E06557" w:rsidRDefault="00E06557" w:rsidP="00E06557">
                            <w:proofErr w:type="spellStart"/>
                            <w:r>
                              <w:t>calc_buffer_t</w:t>
                            </w:r>
                            <w:proofErr w:type="spellEnd"/>
                            <w:r>
                              <w:t xml:space="preserve"> = </w:t>
                            </w:r>
                            <w:proofErr w:type="gramStart"/>
                            <w:r>
                              <w:t>deque(</w:t>
                            </w:r>
                            <w:proofErr w:type="gramEnd"/>
                            <w:r>
                              <w:t>)</w:t>
                            </w:r>
                          </w:p>
                          <w:p w14:paraId="21FCD5DA" w14:textId="77777777" w:rsidR="00E06557" w:rsidRDefault="00E06557" w:rsidP="00E06557">
                            <w:proofErr w:type="spellStart"/>
                            <w:r>
                              <w:t>calc_buffer_v</w:t>
                            </w:r>
                            <w:proofErr w:type="spellEnd"/>
                            <w:r>
                              <w:t xml:space="preserve"> = </w:t>
                            </w:r>
                            <w:proofErr w:type="gramStart"/>
                            <w:r>
                              <w:t>deque(</w:t>
                            </w:r>
                            <w:proofErr w:type="gramEnd"/>
                            <w:r>
                              <w:t>)</w:t>
                            </w:r>
                          </w:p>
                          <w:p w14:paraId="7BA4BE05" w14:textId="77777777" w:rsidR="00E06557" w:rsidRDefault="00E06557" w:rsidP="00E06557"/>
                          <w:p w14:paraId="7A1ABE00" w14:textId="77777777" w:rsidR="00E06557" w:rsidRDefault="00E06557" w:rsidP="00E06557">
                            <w:r>
                              <w:t xml:space="preserve"># --- 3. </w:t>
                            </w:r>
                            <w:r>
                              <w:t>メイン計測ループ</w:t>
                            </w:r>
                            <w:r>
                              <w:t xml:space="preserve"> ---</w:t>
                            </w:r>
                          </w:p>
                          <w:p w14:paraId="6EF7ED53" w14:textId="77777777" w:rsidR="00E06557" w:rsidRDefault="00E06557" w:rsidP="00E06557">
                            <w:r>
                              <w:t>try:</w:t>
                            </w:r>
                          </w:p>
                          <w:p w14:paraId="38587593" w14:textId="77777777" w:rsidR="00E06557" w:rsidRDefault="00E06557" w:rsidP="00E06557">
                            <w:r>
                              <w:t xml:space="preserve">    while True:</w:t>
                            </w:r>
                          </w:p>
                          <w:p w14:paraId="34A35BF3" w14:textId="77777777" w:rsidR="00E06557" w:rsidRDefault="00E06557" w:rsidP="00E06557">
                            <w:r>
                              <w:t xml:space="preserve">        # </w:t>
                            </w:r>
                            <w:r>
                              <w:t>デバイスの状態を確認</w:t>
                            </w:r>
                          </w:p>
                          <w:p w14:paraId="7A0B410E" w14:textId="77777777" w:rsidR="00E06557" w:rsidRDefault="00E06557" w:rsidP="00E06557">
                            <w:r>
                              <w:t xml:space="preserve">        </w:t>
                            </w:r>
                            <w:proofErr w:type="spellStart"/>
                            <w:proofErr w:type="gramStart"/>
                            <w:r>
                              <w:t>dwf.FDwfAnalogInStatus</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proofErr w:type="gramStart"/>
                            <w:r>
                              <w:t>ctypes.byref</w:t>
                            </w:r>
                            <w:proofErr w:type="spellEnd"/>
                            <w:proofErr w:type="gramEnd"/>
                            <w:r>
                              <w:t>(</w:t>
                            </w:r>
                            <w:proofErr w:type="spellStart"/>
                            <w:r>
                              <w:t>sts</w:t>
                            </w:r>
                            <w:proofErr w:type="spellEnd"/>
                            <w:r>
                              <w:t>))</w:t>
                            </w:r>
                          </w:p>
                          <w:p w14:paraId="1CCBB6BE" w14:textId="77777777" w:rsidR="00E06557" w:rsidRDefault="00E06557" w:rsidP="00E06557"/>
                          <w:p w14:paraId="4E2E45DA" w14:textId="77777777" w:rsidR="00E06557" w:rsidRDefault="00E06557" w:rsidP="00E06557">
                            <w:r>
                              <w:t xml:space="preserve">        if </w:t>
                            </w:r>
                            <w:proofErr w:type="spellStart"/>
                            <w:r>
                              <w:t>sts.value</w:t>
                            </w:r>
                            <w:proofErr w:type="spellEnd"/>
                            <w:r>
                              <w:t xml:space="preserve"> == 2: # Done</w:t>
                            </w:r>
                            <w:r>
                              <w:t>状態（データ取得完了）</w:t>
                            </w:r>
                          </w:p>
                          <w:p w14:paraId="603AAA30" w14:textId="77777777" w:rsidR="00E06557" w:rsidRDefault="00E06557" w:rsidP="00E06557">
                            <w:r>
                              <w:t xml:space="preserve">            # </w:t>
                            </w:r>
                            <w:r>
                              <w:t>データを取得して最大値を抽出（振幅検知）</w:t>
                            </w:r>
                          </w:p>
                          <w:p w14:paraId="459FE627" w14:textId="77777777" w:rsidR="00E06557" w:rsidRDefault="00E06557" w:rsidP="00E06557">
                            <w:r>
                              <w:t xml:space="preserve">            </w:t>
                            </w:r>
                            <w:proofErr w:type="spellStart"/>
                            <w:proofErr w:type="gramStart"/>
                            <w:r>
                              <w:t>dwf.FDwfAnalogInStatusData</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rgdSamples</w:t>
                            </w:r>
                            <w:proofErr w:type="spellEnd"/>
                            <w:r>
                              <w:t xml:space="preserve">, </w:t>
                            </w:r>
                            <w:proofErr w:type="spellStart"/>
                            <w:r>
                              <w:t>nSamples</w:t>
                            </w:r>
                            <w:proofErr w:type="spellEnd"/>
                            <w:r>
                              <w:t>)</w:t>
                            </w:r>
                          </w:p>
                          <w:p w14:paraId="224D4388" w14:textId="77777777" w:rsidR="00E06557" w:rsidRDefault="00E06557" w:rsidP="00E06557">
                            <w:r>
                              <w:t xml:space="preserve">            </w:t>
                            </w:r>
                            <w:proofErr w:type="spellStart"/>
                            <w:r>
                              <w:t>data_chunk</w:t>
                            </w:r>
                            <w:proofErr w:type="spellEnd"/>
                            <w:r>
                              <w:t xml:space="preserve"> = </w:t>
                            </w:r>
                            <w:proofErr w:type="spellStart"/>
                            <w:proofErr w:type="gramStart"/>
                            <w:r>
                              <w:t>np.frombuffer</w:t>
                            </w:r>
                            <w:proofErr w:type="spellEnd"/>
                            <w:proofErr w:type="gramEnd"/>
                            <w:r>
                              <w:t>(</w:t>
                            </w:r>
                            <w:proofErr w:type="spellStart"/>
                            <w:r>
                              <w:t>rgdSamples</w:t>
                            </w:r>
                            <w:proofErr w:type="spellEnd"/>
                            <w:r>
                              <w:t xml:space="preserve">, </w:t>
                            </w:r>
                            <w:proofErr w:type="spellStart"/>
                            <w:r>
                              <w:t>dtype</w:t>
                            </w:r>
                            <w:proofErr w:type="spellEnd"/>
                            <w:r>
                              <w:t>=</w:t>
                            </w:r>
                            <w:proofErr w:type="gramStart"/>
                            <w:r>
                              <w:t>np.float</w:t>
                            </w:r>
                            <w:proofErr w:type="gramEnd"/>
                            <w:r>
                              <w:t>64)</w:t>
                            </w:r>
                          </w:p>
                          <w:p w14:paraId="09247853" w14:textId="77777777" w:rsidR="00E06557" w:rsidRDefault="00E06557" w:rsidP="00E06557">
                            <w:r>
                              <w:t xml:space="preserve">            </w:t>
                            </w:r>
                            <w:proofErr w:type="spellStart"/>
                            <w:r>
                              <w:t>current_val</w:t>
                            </w:r>
                            <w:proofErr w:type="spellEnd"/>
                            <w:r>
                              <w:t xml:space="preserve"> = </w:t>
                            </w:r>
                            <w:proofErr w:type="spellStart"/>
                            <w:r>
                              <w:t>np.max</w:t>
                            </w:r>
                            <w:proofErr w:type="spellEnd"/>
                            <w:r>
                              <w:t>(</w:t>
                            </w:r>
                            <w:proofErr w:type="spellStart"/>
                            <w:r>
                              <w:t>data_chunk</w:t>
                            </w:r>
                            <w:proofErr w:type="spellEnd"/>
                            <w:r>
                              <w:t>)</w:t>
                            </w:r>
                          </w:p>
                          <w:p w14:paraId="5728B94E" w14:textId="77777777" w:rsidR="00E06557" w:rsidRDefault="00E06557" w:rsidP="00E06557">
                            <w:r>
                              <w:t xml:space="preserve">            </w:t>
                            </w:r>
                            <w:proofErr w:type="spellStart"/>
                            <w:r>
                              <w:t>current_t</w:t>
                            </w:r>
                            <w:proofErr w:type="spellEnd"/>
                            <w:r>
                              <w:t xml:space="preserve"> = </w:t>
                            </w:r>
                            <w:proofErr w:type="spellStart"/>
                            <w:proofErr w:type="gramStart"/>
                            <w:r>
                              <w:t>time.time</w:t>
                            </w:r>
                            <w:proofErr w:type="spellEnd"/>
                            <w:proofErr w:type="gramEnd"/>
                            <w:r>
                              <w:t xml:space="preserve">() - </w:t>
                            </w:r>
                            <w:proofErr w:type="spellStart"/>
                            <w:r>
                              <w:t>start_time</w:t>
                            </w:r>
                            <w:proofErr w:type="spellEnd"/>
                          </w:p>
                          <w:p w14:paraId="5059C52B" w14:textId="77777777" w:rsidR="00E06557" w:rsidRDefault="00E06557" w:rsidP="00E06557">
                            <w:r>
                              <w:t xml:space="preserve">            </w:t>
                            </w:r>
                          </w:p>
                          <w:p w14:paraId="1EEDE8AD" w14:textId="77777777" w:rsidR="00E06557" w:rsidRDefault="00E06557" w:rsidP="00E06557">
                            <w:r>
                              <w:t xml:space="preserve">            # --- </w:t>
                            </w:r>
                            <w:r>
                              <w:t>移動平均の計算ロジック</w:t>
                            </w:r>
                            <w:r>
                              <w:t xml:space="preserve"> ---</w:t>
                            </w:r>
                          </w:p>
                          <w:p w14:paraId="2803F776" w14:textId="77777777" w:rsidR="00E06557" w:rsidRDefault="00E06557" w:rsidP="00E06557">
                            <w:r>
                              <w:t xml:space="preserve">            </w:t>
                            </w:r>
                            <w:proofErr w:type="spellStart"/>
                            <w:r>
                              <w:t>calc_buffer_</w:t>
                            </w:r>
                            <w:proofErr w:type="gramStart"/>
                            <w:r>
                              <w:t>t.append</w:t>
                            </w:r>
                            <w:proofErr w:type="spellEnd"/>
                            <w:proofErr w:type="gramEnd"/>
                            <w:r>
                              <w:t>(</w:t>
                            </w:r>
                            <w:proofErr w:type="spellStart"/>
                            <w:r>
                              <w:t>current_t</w:t>
                            </w:r>
                            <w:proofErr w:type="spellEnd"/>
                            <w:r>
                              <w:t>)</w:t>
                            </w:r>
                          </w:p>
                          <w:p w14:paraId="3B392FB3" w14:textId="77777777" w:rsidR="00E06557" w:rsidRDefault="00E06557" w:rsidP="00E06557">
                            <w:r>
                              <w:t xml:space="preserve">            </w:t>
                            </w:r>
                            <w:proofErr w:type="spellStart"/>
                            <w:r>
                              <w:t>calc_buffer_</w:t>
                            </w:r>
                            <w:proofErr w:type="gramStart"/>
                            <w:r>
                              <w:t>v.append</w:t>
                            </w:r>
                            <w:proofErr w:type="spellEnd"/>
                            <w:proofErr w:type="gramEnd"/>
                            <w:r>
                              <w:t>(</w:t>
                            </w:r>
                            <w:proofErr w:type="spellStart"/>
                            <w:r>
                              <w:t>current_val</w:t>
                            </w:r>
                            <w:proofErr w:type="spellEnd"/>
                            <w:r>
                              <w:t>)</w:t>
                            </w:r>
                          </w:p>
                          <w:p w14:paraId="1BE7CAF5" w14:textId="77777777" w:rsidR="00E06557" w:rsidRDefault="00E06557" w:rsidP="00E06557">
                            <w:r>
                              <w:t xml:space="preserve">            # 5</w:t>
                            </w:r>
                            <w:r>
                              <w:t>秒以上前のデータはバッファから削除</w:t>
                            </w:r>
                          </w:p>
                          <w:p w14:paraId="2661E62F" w14:textId="77777777" w:rsidR="00E06557" w:rsidRDefault="00E06557" w:rsidP="00E06557">
                            <w:r>
                              <w:t xml:space="preserve">            while </w:t>
                            </w:r>
                            <w:proofErr w:type="spellStart"/>
                            <w:r>
                              <w:t>len</w:t>
                            </w:r>
                            <w:proofErr w:type="spellEnd"/>
                            <w:r>
                              <w:t>(</w:t>
                            </w:r>
                            <w:proofErr w:type="spellStart"/>
                            <w:r>
                              <w:t>calc_buffer_t</w:t>
                            </w:r>
                            <w:proofErr w:type="spellEnd"/>
                            <w:r>
                              <w:t>) &gt; 0 and (</w:t>
                            </w:r>
                            <w:proofErr w:type="spellStart"/>
                            <w:r>
                              <w:t>calc_buffer_</w:t>
                            </w:r>
                            <w:proofErr w:type="gramStart"/>
                            <w:r>
                              <w:t>t</w:t>
                            </w:r>
                            <w:proofErr w:type="spellEnd"/>
                            <w:r>
                              <w:t>[</w:t>
                            </w:r>
                            <w:proofErr w:type="gramEnd"/>
                            <w:r>
                              <w:t xml:space="preserve">0] &lt; </w:t>
                            </w:r>
                            <w:proofErr w:type="spellStart"/>
                            <w:r>
                              <w:t>current_t</w:t>
                            </w:r>
                            <w:proofErr w:type="spellEnd"/>
                            <w:r>
                              <w:t xml:space="preserve"> - AVERAGE_WINDOW):</w:t>
                            </w:r>
                          </w:p>
                          <w:p w14:paraId="14C85000" w14:textId="77777777" w:rsidR="00E06557" w:rsidRDefault="00E06557" w:rsidP="00E06557">
                            <w:r>
                              <w:t xml:space="preserve">                </w:t>
                            </w:r>
                            <w:proofErr w:type="spellStart"/>
                            <w:r>
                              <w:t>calc_buffer_</w:t>
                            </w:r>
                            <w:proofErr w:type="gramStart"/>
                            <w:r>
                              <w:t>t.popleft</w:t>
                            </w:r>
                            <w:proofErr w:type="spellEnd"/>
                            <w:proofErr w:type="gramEnd"/>
                            <w:r>
                              <w:t>()</w:t>
                            </w:r>
                          </w:p>
                          <w:p w14:paraId="63B1C8F2" w14:textId="77777777" w:rsidR="00E06557" w:rsidRDefault="00E06557" w:rsidP="00E06557">
                            <w:r>
                              <w:t xml:space="preserve">                </w:t>
                            </w:r>
                            <w:proofErr w:type="spellStart"/>
                            <w:r>
                              <w:t>calc_buffer_</w:t>
                            </w:r>
                            <w:proofErr w:type="gramStart"/>
                            <w:r>
                              <w:t>v.popleft</w:t>
                            </w:r>
                            <w:proofErr w:type="spellEnd"/>
                            <w:proofErr w:type="gramEnd"/>
                            <w:r>
                              <w:t>()</w:t>
                            </w:r>
                          </w:p>
                          <w:p w14:paraId="3676C78D" w14:textId="77777777" w:rsidR="00E06557" w:rsidRDefault="00E06557" w:rsidP="00E06557">
                            <w:r>
                              <w:t xml:space="preserve">            </w:t>
                            </w:r>
                          </w:p>
                          <w:p w14:paraId="05D24BAF" w14:textId="77777777" w:rsidR="00E06557" w:rsidRDefault="00E06557" w:rsidP="00E06557">
                            <w:r>
                              <w:t xml:space="preserve">            # </w:t>
                            </w:r>
                            <w:r>
                              <w:t>過去</w:t>
                            </w:r>
                            <w:r>
                              <w:t>5</w:t>
                            </w:r>
                            <w:r>
                              <w:t>秒間の平均値を算出</w:t>
                            </w:r>
                          </w:p>
                          <w:p w14:paraId="6FAE3BC8" w14:textId="77777777" w:rsidR="00E06557" w:rsidRDefault="00E06557" w:rsidP="00E06557">
                            <w:r>
                              <w:t xml:space="preserve">            </w:t>
                            </w:r>
                            <w:proofErr w:type="spellStart"/>
                            <w:r>
                              <w:t>current_avg</w:t>
                            </w:r>
                            <w:proofErr w:type="spellEnd"/>
                            <w:r>
                              <w:t xml:space="preserve"> = sum(</w:t>
                            </w:r>
                            <w:proofErr w:type="spellStart"/>
                            <w:r>
                              <w:t>calc_buffer_v</w:t>
                            </w:r>
                            <w:proofErr w:type="spellEnd"/>
                            <w:r>
                              <w:t xml:space="preserve">) / </w:t>
                            </w:r>
                            <w:proofErr w:type="spellStart"/>
                            <w:r>
                              <w:t>len</w:t>
                            </w:r>
                            <w:proofErr w:type="spellEnd"/>
                            <w:r>
                              <w:t>(</w:t>
                            </w:r>
                            <w:proofErr w:type="spellStart"/>
                            <w:r>
                              <w:t>calc_buffer_v</w:t>
                            </w:r>
                            <w:proofErr w:type="spellEnd"/>
                            <w:r>
                              <w:t xml:space="preserve">) if </w:t>
                            </w:r>
                            <w:proofErr w:type="spellStart"/>
                            <w:r>
                              <w:t>len</w:t>
                            </w:r>
                            <w:proofErr w:type="spellEnd"/>
                            <w:r>
                              <w:t>(</w:t>
                            </w:r>
                            <w:proofErr w:type="spellStart"/>
                            <w:r>
                              <w:t>calc_buffer_v</w:t>
                            </w:r>
                            <w:proofErr w:type="spellEnd"/>
                            <w:r>
                              <w:t xml:space="preserve">) &gt; 0 else </w:t>
                            </w:r>
                            <w:proofErr w:type="spellStart"/>
                            <w:r>
                              <w:t>current_val</w:t>
                            </w:r>
                            <w:proofErr w:type="spellEnd"/>
                          </w:p>
                          <w:p w14:paraId="0A38653D" w14:textId="77777777" w:rsidR="00E06557" w:rsidRDefault="00E06557" w:rsidP="00E06557">
                            <w:r>
                              <w:t xml:space="preserve">            </w:t>
                            </w:r>
                          </w:p>
                          <w:p w14:paraId="3090991F" w14:textId="77777777" w:rsidR="00E06557" w:rsidRDefault="00E06557" w:rsidP="00E06557">
                            <w:r>
                              <w:t xml:space="preserve">            # --- </w:t>
                            </w:r>
                            <w:r>
                              <w:t>判定ロジック</w:t>
                            </w:r>
                            <w:r>
                              <w:t xml:space="preserve"> ---</w:t>
                            </w:r>
                          </w:p>
                          <w:p w14:paraId="364F0A70" w14:textId="77777777" w:rsidR="00E06557" w:rsidRDefault="00E06557" w:rsidP="00E06557">
                            <w:r>
                              <w:t xml:space="preserve">            diff = </w:t>
                            </w:r>
                            <w:proofErr w:type="spellStart"/>
                            <w:r>
                              <w:t>current_val</w:t>
                            </w:r>
                            <w:proofErr w:type="spellEnd"/>
                            <w:r>
                              <w:t xml:space="preserve"> - </w:t>
                            </w:r>
                            <w:proofErr w:type="spellStart"/>
                            <w:r>
                              <w:t>current_avg</w:t>
                            </w:r>
                            <w:proofErr w:type="spellEnd"/>
                          </w:p>
                          <w:p w14:paraId="11502BCE" w14:textId="77777777" w:rsidR="00E06557" w:rsidRDefault="00E06557" w:rsidP="00E06557">
                            <w:r>
                              <w:t xml:space="preserve">            </w:t>
                            </w:r>
                            <w:proofErr w:type="spellStart"/>
                            <w:r>
                              <w:t>threshold_v</w:t>
                            </w:r>
                            <w:proofErr w:type="spellEnd"/>
                            <w:r>
                              <w:t xml:space="preserve"> = THRESHOLD_MV / 1000.0</w:t>
                            </w:r>
                          </w:p>
                          <w:p w14:paraId="4BAD2B64" w14:textId="77777777" w:rsidR="00E06557" w:rsidRDefault="00E06557" w:rsidP="00E06557">
                            <w:r>
                              <w:t xml:space="preserve">            </w:t>
                            </w:r>
                          </w:p>
                          <w:p w14:paraId="4D6685F3" w14:textId="77777777" w:rsidR="00E06557" w:rsidRDefault="00E06557" w:rsidP="00E06557">
                            <w:r>
                              <w:t xml:space="preserve">            # </w:t>
                            </w:r>
                            <w:r>
                              <w:t>現在値と平均値の差分が閾値を超えたら検知</w:t>
                            </w:r>
                          </w:p>
                          <w:p w14:paraId="712DA752" w14:textId="77777777" w:rsidR="00E06557" w:rsidRDefault="00E06557" w:rsidP="00E06557">
                            <w:r>
                              <w:t xml:space="preserve">            if diff &gt; </w:t>
                            </w:r>
                            <w:proofErr w:type="spellStart"/>
                            <w:r>
                              <w:t>threshold_v</w:t>
                            </w:r>
                            <w:proofErr w:type="spellEnd"/>
                            <w:r>
                              <w:t>:</w:t>
                            </w:r>
                          </w:p>
                          <w:p w14:paraId="7F78F224" w14:textId="77777777" w:rsidR="00E06557" w:rsidRDefault="00E06557" w:rsidP="00E06557">
                            <w:r>
                              <w:t xml:space="preserve">                </w:t>
                            </w:r>
                            <w:proofErr w:type="gramStart"/>
                            <w:r>
                              <w:t>print(</w:t>
                            </w:r>
                            <w:proofErr w:type="spellStart"/>
                            <w:proofErr w:type="gramEnd"/>
                            <w:r>
                              <w:t>f"UP</w:t>
                            </w:r>
                            <w:proofErr w:type="spellEnd"/>
                            <w:r>
                              <w:t xml:space="preserve"> DETECTED! (+{diff*1000:.0f} mV)")</w:t>
                            </w:r>
                          </w:p>
                          <w:p w14:paraId="5DEE4AEF" w14:textId="77777777" w:rsidR="00E06557" w:rsidRDefault="00E06557" w:rsidP="00E06557">
                            <w:r>
                              <w:t xml:space="preserve">            </w:t>
                            </w:r>
                            <w:proofErr w:type="spellStart"/>
                            <w:r>
                              <w:t>elif</w:t>
                            </w:r>
                            <w:proofErr w:type="spellEnd"/>
                            <w:r>
                              <w:t xml:space="preserve"> diff &lt; -</w:t>
                            </w:r>
                            <w:proofErr w:type="spellStart"/>
                            <w:r>
                              <w:t>threshold_v</w:t>
                            </w:r>
                            <w:proofErr w:type="spellEnd"/>
                            <w:r>
                              <w:t>:</w:t>
                            </w:r>
                          </w:p>
                          <w:p w14:paraId="19BD9668" w14:textId="77777777" w:rsidR="00E06557" w:rsidRDefault="00E06557" w:rsidP="00E06557">
                            <w:r>
                              <w:t xml:space="preserve">                </w:t>
                            </w:r>
                            <w:proofErr w:type="gramStart"/>
                            <w:r>
                              <w:t>print(</w:t>
                            </w:r>
                            <w:proofErr w:type="spellStart"/>
                            <w:proofErr w:type="gramEnd"/>
                            <w:r>
                              <w:t>f"DOWN</w:t>
                            </w:r>
                            <w:proofErr w:type="spellEnd"/>
                            <w:r>
                              <w:t xml:space="preserve"> DETECTED! ({diff*1000:.0f} mV)")</w:t>
                            </w:r>
                          </w:p>
                          <w:p w14:paraId="193FD69F" w14:textId="77777777" w:rsidR="00E06557" w:rsidRDefault="00E06557" w:rsidP="00E06557"/>
                          <w:p w14:paraId="41194623" w14:textId="77777777" w:rsidR="00E06557" w:rsidRDefault="00E06557" w:rsidP="00E06557">
                            <w:r>
                              <w:t xml:space="preserve">            # ... (</w:t>
                            </w:r>
                            <w:r>
                              <w:t>グラフ描画処理は省略</w:t>
                            </w:r>
                            <w:r>
                              <w:t>) ...</w:t>
                            </w:r>
                          </w:p>
                          <w:p w14:paraId="01A48549" w14:textId="77777777" w:rsidR="00E06557" w:rsidRDefault="00E06557" w:rsidP="00E06557"/>
                          <w:p w14:paraId="1F99E975" w14:textId="77777777" w:rsidR="00E06557" w:rsidRDefault="00E06557" w:rsidP="00E06557">
                            <w:r>
                              <w:t xml:space="preserve">except </w:t>
                            </w:r>
                            <w:proofErr w:type="spellStart"/>
                            <w:r>
                              <w:t>KeyboardInterrupt</w:t>
                            </w:r>
                            <w:proofErr w:type="spellEnd"/>
                            <w:r>
                              <w:t>:</w:t>
                            </w:r>
                          </w:p>
                          <w:p w14:paraId="6CB6691F" w14:textId="6E9E0039" w:rsidR="00BF7787" w:rsidRDefault="00E06557" w:rsidP="00E06557">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7A9D51" id="_x0000_t202" coordsize="21600,21600" o:spt="202" path="m,l,21600r21600,l21600,xe">
                <v:stroke joinstyle="miter"/>
                <v:path gradientshapeok="t" o:connecttype="rect"/>
              </v:shapetype>
              <v:shape id="テキスト ボックス 1" o:spid="_x0000_s1026" type="#_x0000_t202" style="position:absolute;margin-left:-3.05pt;margin-top:1.65pt;width:432.7pt;height:45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" fillcolor="white [3201]" strokeweight=".5pt">
                <v:textbox>
                  <w:txbxContent>
                    <w:p w14:paraId="2490BC2C" w14:textId="77777777" w:rsidR="00E06557" w:rsidRDefault="00E06557" w:rsidP="00E06557">
                      <w:r>
                        <w:t xml:space="preserve">import </w:t>
                      </w:r>
                      <w:proofErr w:type="spellStart"/>
                      <w:r>
                        <w:t>ctypes</w:t>
                      </w:r>
                      <w:proofErr w:type="spellEnd"/>
                    </w:p>
                    <w:p w14:paraId="5F8FBB0D" w14:textId="77777777" w:rsidR="00E06557" w:rsidRDefault="00E06557" w:rsidP="00E06557">
                      <w:r>
                        <w:t xml:space="preserve">import </w:t>
                      </w:r>
                      <w:proofErr w:type="spellStart"/>
                      <w:r>
                        <w:t>numpy</w:t>
                      </w:r>
                      <w:proofErr w:type="spellEnd"/>
                      <w:r>
                        <w:t xml:space="preserve"> as np</w:t>
                      </w:r>
                    </w:p>
                    <w:p w14:paraId="2807BE1C" w14:textId="77777777" w:rsidR="00E06557" w:rsidRDefault="00E06557" w:rsidP="00E06557">
                      <w:r>
                        <w:t>import time</w:t>
                      </w:r>
                    </w:p>
                    <w:p w14:paraId="4C151096" w14:textId="77777777" w:rsidR="00E06557" w:rsidRDefault="00E06557" w:rsidP="00E06557">
                      <w:r>
                        <w:t>from collections import deque</w:t>
                      </w:r>
                    </w:p>
                    <w:p w14:paraId="5F2A3138" w14:textId="77777777" w:rsidR="00E06557" w:rsidRDefault="00E06557" w:rsidP="00E06557"/>
                    <w:p w14:paraId="70AF0C4E" w14:textId="77777777" w:rsidR="00E06557" w:rsidRDefault="00E06557" w:rsidP="00E06557">
                      <w:r>
                        <w:t xml:space="preserve"># --- </w:t>
                      </w:r>
                      <w:r>
                        <w:t>定数設定</w:t>
                      </w:r>
                      <w:r>
                        <w:t xml:space="preserve"> ---</w:t>
                      </w:r>
                    </w:p>
                    <w:p w14:paraId="0677F9CF" w14:textId="77777777" w:rsidR="00E06557" w:rsidRDefault="00E06557" w:rsidP="00E06557">
                      <w:r>
                        <w:t xml:space="preserve">AVERAGE_WINDOW = 5.0       # </w:t>
                      </w:r>
                      <w:r>
                        <w:t>移動平均の窓幅</w:t>
                      </w:r>
                      <w:r>
                        <w:t xml:space="preserve"> (</w:t>
                      </w:r>
                      <w:r>
                        <w:t>秒</w:t>
                      </w:r>
                      <w:r>
                        <w:t>)</w:t>
                      </w:r>
                    </w:p>
                    <w:p w14:paraId="43B73C36" w14:textId="77777777" w:rsidR="00E06557" w:rsidRDefault="00E06557" w:rsidP="00E06557">
                      <w:r>
                        <w:t xml:space="preserve">THRESHOLD_MV = 20.0        # </w:t>
                      </w:r>
                      <w:r>
                        <w:t>検知閾値</w:t>
                      </w:r>
                      <w:r>
                        <w:t xml:space="preserve"> (mV)</w:t>
                      </w:r>
                    </w:p>
                    <w:p w14:paraId="678DBE6E" w14:textId="77777777" w:rsidR="00E06557" w:rsidRDefault="00E06557" w:rsidP="00E06557">
                      <w:proofErr w:type="spellStart"/>
                      <w:r>
                        <w:t>hzAcq</w:t>
                      </w:r>
                      <w:proofErr w:type="spellEnd"/>
                      <w:r>
                        <w:t xml:space="preserve"> = 20000000.0         # </w:t>
                      </w:r>
                      <w:r>
                        <w:t>サンプリング周波数</w:t>
                      </w:r>
                      <w:r>
                        <w:t xml:space="preserve"> (20MHz)</w:t>
                      </w:r>
                    </w:p>
                    <w:p w14:paraId="43CF617F" w14:textId="77777777" w:rsidR="00E06557" w:rsidRDefault="00E06557" w:rsidP="00E06557">
                      <w:proofErr w:type="spellStart"/>
                      <w:r>
                        <w:t>freqGen</w:t>
                      </w:r>
                      <w:proofErr w:type="spellEnd"/>
                      <w:r>
                        <w:t xml:space="preserve"> = 1000000.0        # </w:t>
                      </w:r>
                      <w:r>
                        <w:t>励磁周波数</w:t>
                      </w:r>
                      <w:r>
                        <w:t xml:space="preserve"> (1MHz)</w:t>
                      </w:r>
                    </w:p>
                    <w:p w14:paraId="05DC0F52" w14:textId="77777777" w:rsidR="00E06557" w:rsidRDefault="00E06557" w:rsidP="00E06557">
                      <w:proofErr w:type="spellStart"/>
                      <w:r>
                        <w:t>ampGen</w:t>
                      </w:r>
                      <w:proofErr w:type="spellEnd"/>
                      <w:r>
                        <w:t xml:space="preserve"> = 5.0               # </w:t>
                      </w:r>
                      <w:r>
                        <w:t>励磁電圧</w:t>
                      </w:r>
                      <w:r>
                        <w:t xml:space="preserve"> (5V)</w:t>
                      </w:r>
                    </w:p>
                    <w:p w14:paraId="66446985" w14:textId="77777777" w:rsidR="00E06557" w:rsidRDefault="00E06557" w:rsidP="00E06557"/>
                    <w:p w14:paraId="6990FE03" w14:textId="77777777" w:rsidR="00E06557" w:rsidRDefault="00E06557" w:rsidP="00E06557">
                      <w:r>
                        <w:t># ... (</w:t>
                      </w:r>
                      <w:r>
                        <w:t>ライブラリ読み込みやデバイス接続処理は省略</w:t>
                      </w:r>
                      <w:r>
                        <w:t>) ...</w:t>
                      </w:r>
                    </w:p>
                    <w:p w14:paraId="7A6DAC1A" w14:textId="77777777" w:rsidR="00E06557" w:rsidRDefault="00E06557" w:rsidP="00E06557"/>
                    <w:p w14:paraId="5C705AAE" w14:textId="6FB532B9" w:rsidR="00E06557" w:rsidRDefault="00E06557" w:rsidP="00E06557">
                      <w:r>
                        <w:t xml:space="preserve"># --- 1. </w:t>
                      </w:r>
                      <w:proofErr w:type="spellStart"/>
                      <w:r>
                        <w:t>Wavegen</w:t>
                      </w:r>
                      <w:proofErr w:type="spellEnd"/>
                      <w:r>
                        <w:t xml:space="preserve"> (</w:t>
                      </w:r>
                      <w:r>
                        <w:t>励磁</w:t>
                      </w:r>
                      <w:r w:rsidR="00875568">
                        <w:rPr>
                          <w:rFonts w:hint="eastAsia"/>
                        </w:rPr>
                        <w:t>コイル</w:t>
                      </w:r>
                      <w:r>
                        <w:t xml:space="preserve">) </w:t>
                      </w:r>
                      <w:r>
                        <w:t>設定</w:t>
                      </w:r>
                      <w:r>
                        <w:t xml:space="preserve"> ---</w:t>
                      </w:r>
                    </w:p>
                    <w:p w14:paraId="5D539B01" w14:textId="77777777" w:rsidR="00E06557" w:rsidRDefault="00E06557" w:rsidP="00E06557">
                      <w:r>
                        <w:t xml:space="preserve"># 1MHz, </w:t>
                      </w:r>
                      <w:r>
                        <w:t>振幅</w:t>
                      </w:r>
                      <w:r>
                        <w:t>5V</w:t>
                      </w:r>
                      <w:r>
                        <w:t>の正弦波を出力設定</w:t>
                      </w:r>
                    </w:p>
                    <w:p w14:paraId="6B6E4E60" w14:textId="77777777" w:rsidR="00E06557" w:rsidRDefault="00E06557" w:rsidP="00E06557">
                      <w:proofErr w:type="spellStart"/>
                      <w:proofErr w:type="gramStart"/>
                      <w:r>
                        <w:t>dwf.FDwfAnalogOutNodeFunctionSet</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node_carrier</w:t>
                      </w:r>
                      <w:proofErr w:type="spellEnd"/>
                      <w:r>
                        <w:t xml:space="preserve">, </w:t>
                      </w:r>
                      <w:proofErr w:type="spellStart"/>
                      <w:r>
                        <w:t>ctypes.c_</w:t>
                      </w:r>
                      <w:proofErr w:type="gramStart"/>
                      <w:r>
                        <w:t>ubyte</w:t>
                      </w:r>
                      <w:proofErr w:type="spellEnd"/>
                      <w:r>
                        <w:t>(</w:t>
                      </w:r>
                      <w:proofErr w:type="gramEnd"/>
                      <w:r>
                        <w:t xml:space="preserve">1)) </w:t>
                      </w:r>
                    </w:p>
                    <w:p w14:paraId="01C1B0FD" w14:textId="77777777" w:rsidR="00E06557" w:rsidRDefault="00E06557" w:rsidP="00E06557">
                      <w:proofErr w:type="spellStart"/>
                      <w:proofErr w:type="gramStart"/>
                      <w:r>
                        <w:t>dwf.FDwfAnalogOutNodeFrequencySet</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node_carrier</w:t>
                      </w:r>
                      <w:proofErr w:type="spellEnd"/>
                      <w:r>
                        <w:t xml:space="preserve">, </w:t>
                      </w:r>
                      <w:proofErr w:type="spellStart"/>
                      <w:r>
                        <w:t>ctypes.c_double</w:t>
                      </w:r>
                      <w:proofErr w:type="spellEnd"/>
                      <w:r>
                        <w:t>(</w:t>
                      </w:r>
                      <w:proofErr w:type="spellStart"/>
                      <w:r>
                        <w:t>freqGen</w:t>
                      </w:r>
                      <w:proofErr w:type="spellEnd"/>
                      <w:r>
                        <w:t>))</w:t>
                      </w:r>
                    </w:p>
                    <w:p w14:paraId="7EAF93FA" w14:textId="77777777" w:rsidR="00E06557" w:rsidRDefault="00E06557" w:rsidP="00E06557">
                      <w:proofErr w:type="spellStart"/>
                      <w:proofErr w:type="gramStart"/>
                      <w:r>
                        <w:t>dwf.FDwfAnalogOutNodeAmplitudeSet</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node_carrier</w:t>
                      </w:r>
                      <w:proofErr w:type="spellEnd"/>
                      <w:r>
                        <w:t xml:space="preserve">, </w:t>
                      </w:r>
                      <w:proofErr w:type="spellStart"/>
                      <w:r>
                        <w:t>ctypes.c_double</w:t>
                      </w:r>
                      <w:proofErr w:type="spellEnd"/>
                      <w:r>
                        <w:t>(</w:t>
                      </w:r>
                      <w:proofErr w:type="spellStart"/>
                      <w:r>
                        <w:t>ampGen</w:t>
                      </w:r>
                      <w:proofErr w:type="spellEnd"/>
                      <w:r>
                        <w:t>))</w:t>
                      </w:r>
                    </w:p>
                    <w:p w14:paraId="30CCD542" w14:textId="77777777" w:rsidR="00E06557" w:rsidRDefault="00E06557" w:rsidP="00E06557">
                      <w:proofErr w:type="spellStart"/>
                      <w:proofErr w:type="gramStart"/>
                      <w:r>
                        <w:t>dwf.FDwfAnalogOutConfigure</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ctypes.c_</w:t>
                      </w:r>
                      <w:proofErr w:type="gramStart"/>
                      <w:r>
                        <w:t>bool</w:t>
                      </w:r>
                      <w:proofErr w:type="spellEnd"/>
                      <w:r>
                        <w:t>(</w:t>
                      </w:r>
                      <w:proofErr w:type="gramEnd"/>
                      <w:r>
                        <w:t>True))</w:t>
                      </w:r>
                    </w:p>
                    <w:p w14:paraId="3D1E23E9" w14:textId="77777777" w:rsidR="00E06557" w:rsidRDefault="00E06557" w:rsidP="00E06557"/>
                    <w:p w14:paraId="485480CE" w14:textId="77777777" w:rsidR="00E06557" w:rsidRDefault="00E06557" w:rsidP="00E06557">
                      <w:r>
                        <w:t># --- 2. Scope (</w:t>
                      </w:r>
                      <w:r>
                        <w:t>計測</w:t>
                      </w:r>
                      <w:r>
                        <w:t xml:space="preserve">) </w:t>
                      </w:r>
                      <w:r>
                        <w:t>設定</w:t>
                      </w:r>
                      <w:r>
                        <w:t xml:space="preserve"> ---</w:t>
                      </w:r>
                    </w:p>
                    <w:p w14:paraId="6CDE2C89" w14:textId="77777777" w:rsidR="00E06557" w:rsidRDefault="00E06557" w:rsidP="00E06557">
                      <w:r>
                        <w:t># 20MHz</w:t>
                      </w:r>
                      <w:r>
                        <w:t>でデータを取得設定</w:t>
                      </w:r>
                    </w:p>
                    <w:p w14:paraId="225F6B79" w14:textId="77777777" w:rsidR="00E06557" w:rsidRDefault="00E06557" w:rsidP="00E06557">
                      <w:proofErr w:type="spellStart"/>
                      <w:proofErr w:type="gramStart"/>
                      <w:r>
                        <w:t>dwf.FDwfAnalogInChannelRangeSet</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ctypes.c_</w:t>
                      </w:r>
                      <w:proofErr w:type="gramStart"/>
                      <w:r>
                        <w:t>double</w:t>
                      </w:r>
                      <w:proofErr w:type="spellEnd"/>
                      <w:r>
                        <w:t>(</w:t>
                      </w:r>
                      <w:proofErr w:type="gramEnd"/>
                      <w:r>
                        <w:t>5.0))</w:t>
                      </w:r>
                    </w:p>
                    <w:p w14:paraId="41AAC36B" w14:textId="77777777" w:rsidR="00E06557" w:rsidRDefault="00E06557" w:rsidP="00E06557">
                      <w:proofErr w:type="spellStart"/>
                      <w:proofErr w:type="gramStart"/>
                      <w:r>
                        <w:t>dwf.FDwfAnalogInFrequencySet</w:t>
                      </w:r>
                      <w:proofErr w:type="spellEnd"/>
                      <w:proofErr w:type="gramEnd"/>
                      <w:r>
                        <w:t>(</w:t>
                      </w:r>
                      <w:proofErr w:type="spellStart"/>
                      <w:r>
                        <w:t>hdwf</w:t>
                      </w:r>
                      <w:proofErr w:type="spellEnd"/>
                      <w:r>
                        <w:t xml:space="preserve">, </w:t>
                      </w:r>
                      <w:proofErr w:type="spellStart"/>
                      <w:r>
                        <w:t>ctypes.c_double</w:t>
                      </w:r>
                      <w:proofErr w:type="spellEnd"/>
                      <w:r>
                        <w:t>(</w:t>
                      </w:r>
                      <w:proofErr w:type="spellStart"/>
                      <w:r>
                        <w:t>hzAcq</w:t>
                      </w:r>
                      <w:proofErr w:type="spellEnd"/>
                      <w:r>
                        <w:t>))</w:t>
                      </w:r>
                    </w:p>
                    <w:p w14:paraId="4F17BE21" w14:textId="77777777" w:rsidR="00E06557" w:rsidRDefault="00E06557" w:rsidP="00E06557">
                      <w:proofErr w:type="spellStart"/>
                      <w:proofErr w:type="gramStart"/>
                      <w:r>
                        <w:t>dwf.FDwfAnalogInBufferSizeSet</w:t>
                      </w:r>
                      <w:proofErr w:type="spellEnd"/>
                      <w:proofErr w:type="gramEnd"/>
                      <w:r>
                        <w:t>(</w:t>
                      </w:r>
                      <w:proofErr w:type="spellStart"/>
                      <w:r>
                        <w:t>hdwf</w:t>
                      </w:r>
                      <w:proofErr w:type="spellEnd"/>
                      <w:r>
                        <w:t xml:space="preserve">, </w:t>
                      </w:r>
                      <w:proofErr w:type="spellStart"/>
                      <w:r>
                        <w:t>ctypes.c_int</w:t>
                      </w:r>
                      <w:proofErr w:type="spellEnd"/>
                      <w:r>
                        <w:t>(</w:t>
                      </w:r>
                      <w:proofErr w:type="spellStart"/>
                      <w:r>
                        <w:t>nSamples</w:t>
                      </w:r>
                      <w:proofErr w:type="spellEnd"/>
                      <w:r>
                        <w:t>))</w:t>
                      </w:r>
                    </w:p>
                    <w:p w14:paraId="5CE5E528" w14:textId="77777777" w:rsidR="00E06557" w:rsidRDefault="00E06557" w:rsidP="00E06557">
                      <w:proofErr w:type="spellStart"/>
                      <w:proofErr w:type="gramStart"/>
                      <w:r>
                        <w:t>dwf.FDwfAnalogInConfigure</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r>
                        <w:t>ctypes.c_</w:t>
                      </w:r>
                      <w:proofErr w:type="gramStart"/>
                      <w:r>
                        <w:t>int</w:t>
                      </w:r>
                      <w:proofErr w:type="spellEnd"/>
                      <w:r>
                        <w:t>(</w:t>
                      </w:r>
                      <w:proofErr w:type="gramEnd"/>
                      <w:r>
                        <w:t>1))</w:t>
                      </w:r>
                    </w:p>
                    <w:p w14:paraId="7A952251" w14:textId="77777777" w:rsidR="00E06557" w:rsidRDefault="00E06557" w:rsidP="00E06557"/>
                    <w:p w14:paraId="4652881E" w14:textId="77777777" w:rsidR="00E06557" w:rsidRDefault="00E06557" w:rsidP="00E06557">
                      <w:r>
                        <w:t xml:space="preserve"># </w:t>
                      </w:r>
                      <w:r>
                        <w:t>移動平均計算用バッファ</w:t>
                      </w:r>
                    </w:p>
                    <w:p w14:paraId="673CC921" w14:textId="77777777" w:rsidR="00E06557" w:rsidRDefault="00E06557" w:rsidP="00E06557">
                      <w:proofErr w:type="spellStart"/>
                      <w:r>
                        <w:t>calc_buffer_t</w:t>
                      </w:r>
                      <w:proofErr w:type="spellEnd"/>
                      <w:r>
                        <w:t xml:space="preserve"> = </w:t>
                      </w:r>
                      <w:proofErr w:type="gramStart"/>
                      <w:r>
                        <w:t>deque(</w:t>
                      </w:r>
                      <w:proofErr w:type="gramEnd"/>
                      <w:r>
                        <w:t>)</w:t>
                      </w:r>
                    </w:p>
                    <w:p w14:paraId="21FCD5DA" w14:textId="77777777" w:rsidR="00E06557" w:rsidRDefault="00E06557" w:rsidP="00E06557">
                      <w:proofErr w:type="spellStart"/>
                      <w:r>
                        <w:t>calc_buffer_v</w:t>
                      </w:r>
                      <w:proofErr w:type="spellEnd"/>
                      <w:r>
                        <w:t xml:space="preserve"> = </w:t>
                      </w:r>
                      <w:proofErr w:type="gramStart"/>
                      <w:r>
                        <w:t>deque(</w:t>
                      </w:r>
                      <w:proofErr w:type="gramEnd"/>
                      <w:r>
                        <w:t>)</w:t>
                      </w:r>
                    </w:p>
                    <w:p w14:paraId="7BA4BE05" w14:textId="77777777" w:rsidR="00E06557" w:rsidRDefault="00E06557" w:rsidP="00E06557"/>
                    <w:p w14:paraId="7A1ABE00" w14:textId="77777777" w:rsidR="00E06557" w:rsidRDefault="00E06557" w:rsidP="00E06557">
                      <w:r>
                        <w:t xml:space="preserve"># --- 3. </w:t>
                      </w:r>
                      <w:r>
                        <w:t>メイン計測ループ</w:t>
                      </w:r>
                      <w:r>
                        <w:t xml:space="preserve"> ---</w:t>
                      </w:r>
                    </w:p>
                    <w:p w14:paraId="6EF7ED53" w14:textId="77777777" w:rsidR="00E06557" w:rsidRDefault="00E06557" w:rsidP="00E06557">
                      <w:r>
                        <w:t>try:</w:t>
                      </w:r>
                    </w:p>
                    <w:p w14:paraId="38587593" w14:textId="77777777" w:rsidR="00E06557" w:rsidRDefault="00E06557" w:rsidP="00E06557">
                      <w:r>
                        <w:t xml:space="preserve">    while True:</w:t>
                      </w:r>
                    </w:p>
                    <w:p w14:paraId="34A35BF3" w14:textId="77777777" w:rsidR="00E06557" w:rsidRDefault="00E06557" w:rsidP="00E06557">
                      <w:r>
                        <w:t xml:space="preserve">        # </w:t>
                      </w:r>
                      <w:r>
                        <w:t>デバイスの状態を確認</w:t>
                      </w:r>
                    </w:p>
                    <w:p w14:paraId="7A0B410E" w14:textId="77777777" w:rsidR="00E06557" w:rsidRDefault="00E06557" w:rsidP="00E06557">
                      <w:r>
                        <w:t xml:space="preserve">        </w:t>
                      </w:r>
                      <w:proofErr w:type="spellStart"/>
                      <w:proofErr w:type="gramStart"/>
                      <w:r>
                        <w:t>dwf.FDwfAnalogInStatus</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proofErr w:type="gramStart"/>
                      <w:r>
                        <w:t>ctypes.byref</w:t>
                      </w:r>
                      <w:proofErr w:type="spellEnd"/>
                      <w:proofErr w:type="gramEnd"/>
                      <w:r>
                        <w:t>(</w:t>
                      </w:r>
                      <w:proofErr w:type="spellStart"/>
                      <w:r>
                        <w:t>sts</w:t>
                      </w:r>
                      <w:proofErr w:type="spellEnd"/>
                      <w:r>
                        <w:t>))</w:t>
                      </w:r>
                    </w:p>
                    <w:p w14:paraId="1CCBB6BE" w14:textId="77777777" w:rsidR="00E06557" w:rsidRDefault="00E06557" w:rsidP="00E06557"/>
                    <w:p w14:paraId="4E2E45DA" w14:textId="77777777" w:rsidR="00E06557" w:rsidRDefault="00E06557" w:rsidP="00E06557">
                      <w:r>
                        <w:t xml:space="preserve">        if </w:t>
                      </w:r>
                      <w:proofErr w:type="spellStart"/>
                      <w:r>
                        <w:t>sts.value</w:t>
                      </w:r>
                      <w:proofErr w:type="spellEnd"/>
                      <w:r>
                        <w:t xml:space="preserve"> == 2: # Done</w:t>
                      </w:r>
                      <w:r>
                        <w:t>状態（データ取得完了）</w:t>
                      </w:r>
                    </w:p>
                    <w:p w14:paraId="603AAA30" w14:textId="77777777" w:rsidR="00E06557" w:rsidRDefault="00E06557" w:rsidP="00E06557">
                      <w:r>
                        <w:t xml:space="preserve">            # </w:t>
                      </w:r>
                      <w:r>
                        <w:t>データを取得して最大値を抽出（振幅検知）</w:t>
                      </w:r>
                    </w:p>
                    <w:p w14:paraId="459FE627" w14:textId="77777777" w:rsidR="00E06557" w:rsidRDefault="00E06557" w:rsidP="00E06557">
                      <w:r>
                        <w:t xml:space="preserve">            </w:t>
                      </w:r>
                      <w:proofErr w:type="spellStart"/>
                      <w:proofErr w:type="gramStart"/>
                      <w:r>
                        <w:t>dwf.FDwfAnalogInStatusData</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rgdSamples</w:t>
                      </w:r>
                      <w:proofErr w:type="spellEnd"/>
                      <w:r>
                        <w:t xml:space="preserve">, </w:t>
                      </w:r>
                      <w:proofErr w:type="spellStart"/>
                      <w:r>
                        <w:t>nSamples</w:t>
                      </w:r>
                      <w:proofErr w:type="spellEnd"/>
                      <w:r>
                        <w:t>)</w:t>
                      </w:r>
                    </w:p>
                    <w:p w14:paraId="224D4388" w14:textId="77777777" w:rsidR="00E06557" w:rsidRDefault="00E06557" w:rsidP="00E06557">
                      <w:r>
                        <w:t xml:space="preserve">            </w:t>
                      </w:r>
                      <w:proofErr w:type="spellStart"/>
                      <w:r>
                        <w:t>data_chunk</w:t>
                      </w:r>
                      <w:proofErr w:type="spellEnd"/>
                      <w:r>
                        <w:t xml:space="preserve"> = </w:t>
                      </w:r>
                      <w:proofErr w:type="spellStart"/>
                      <w:proofErr w:type="gramStart"/>
                      <w:r>
                        <w:t>np.frombuffer</w:t>
                      </w:r>
                      <w:proofErr w:type="spellEnd"/>
                      <w:proofErr w:type="gramEnd"/>
                      <w:r>
                        <w:t>(</w:t>
                      </w:r>
                      <w:proofErr w:type="spellStart"/>
                      <w:r>
                        <w:t>rgdSamples</w:t>
                      </w:r>
                      <w:proofErr w:type="spellEnd"/>
                      <w:r>
                        <w:t xml:space="preserve">, </w:t>
                      </w:r>
                      <w:proofErr w:type="spellStart"/>
                      <w:r>
                        <w:t>dtype</w:t>
                      </w:r>
                      <w:proofErr w:type="spellEnd"/>
                      <w:r>
                        <w:t>=</w:t>
                      </w:r>
                      <w:proofErr w:type="gramStart"/>
                      <w:r>
                        <w:t>np.float</w:t>
                      </w:r>
                      <w:proofErr w:type="gramEnd"/>
                      <w:r>
                        <w:t>64)</w:t>
                      </w:r>
                    </w:p>
                    <w:p w14:paraId="09247853" w14:textId="77777777" w:rsidR="00E06557" w:rsidRDefault="00E06557" w:rsidP="00E06557">
                      <w:r>
                        <w:t xml:space="preserve">            </w:t>
                      </w:r>
                      <w:proofErr w:type="spellStart"/>
                      <w:r>
                        <w:t>current_val</w:t>
                      </w:r>
                      <w:proofErr w:type="spellEnd"/>
                      <w:r>
                        <w:t xml:space="preserve"> = </w:t>
                      </w:r>
                      <w:proofErr w:type="spellStart"/>
                      <w:r>
                        <w:t>np.max</w:t>
                      </w:r>
                      <w:proofErr w:type="spellEnd"/>
                      <w:r>
                        <w:t>(</w:t>
                      </w:r>
                      <w:proofErr w:type="spellStart"/>
                      <w:r>
                        <w:t>data_chunk</w:t>
                      </w:r>
                      <w:proofErr w:type="spellEnd"/>
                      <w:r>
                        <w:t>)</w:t>
                      </w:r>
                    </w:p>
                    <w:p w14:paraId="5728B94E" w14:textId="77777777" w:rsidR="00E06557" w:rsidRDefault="00E06557" w:rsidP="00E06557">
                      <w:r>
                        <w:t xml:space="preserve">            </w:t>
                      </w:r>
                      <w:proofErr w:type="spellStart"/>
                      <w:r>
                        <w:t>current_t</w:t>
                      </w:r>
                      <w:proofErr w:type="spellEnd"/>
                      <w:r>
                        <w:t xml:space="preserve"> = </w:t>
                      </w:r>
                      <w:proofErr w:type="spellStart"/>
                      <w:proofErr w:type="gramStart"/>
                      <w:r>
                        <w:t>time.time</w:t>
                      </w:r>
                      <w:proofErr w:type="spellEnd"/>
                      <w:proofErr w:type="gramEnd"/>
                      <w:r>
                        <w:t xml:space="preserve">() - </w:t>
                      </w:r>
                      <w:proofErr w:type="spellStart"/>
                      <w:r>
                        <w:t>start_time</w:t>
                      </w:r>
                      <w:proofErr w:type="spellEnd"/>
                    </w:p>
                    <w:p w14:paraId="5059C52B" w14:textId="77777777" w:rsidR="00E06557" w:rsidRDefault="00E06557" w:rsidP="00E06557">
                      <w:r>
                        <w:t xml:space="preserve">            </w:t>
                      </w:r>
                    </w:p>
                    <w:p w14:paraId="1EEDE8AD" w14:textId="77777777" w:rsidR="00E06557" w:rsidRDefault="00E06557" w:rsidP="00E06557">
                      <w:r>
                        <w:t xml:space="preserve">            # --- </w:t>
                      </w:r>
                      <w:r>
                        <w:t>移動平均の計算ロジック</w:t>
                      </w:r>
                      <w:r>
                        <w:t xml:space="preserve"> ---</w:t>
                      </w:r>
                    </w:p>
                    <w:p w14:paraId="2803F776" w14:textId="77777777" w:rsidR="00E06557" w:rsidRDefault="00E06557" w:rsidP="00E06557">
                      <w:r>
                        <w:t xml:space="preserve">            </w:t>
                      </w:r>
                      <w:proofErr w:type="spellStart"/>
                      <w:r>
                        <w:t>calc_buffer_</w:t>
                      </w:r>
                      <w:proofErr w:type="gramStart"/>
                      <w:r>
                        <w:t>t.append</w:t>
                      </w:r>
                      <w:proofErr w:type="spellEnd"/>
                      <w:proofErr w:type="gramEnd"/>
                      <w:r>
                        <w:t>(</w:t>
                      </w:r>
                      <w:proofErr w:type="spellStart"/>
                      <w:r>
                        <w:t>current_t</w:t>
                      </w:r>
                      <w:proofErr w:type="spellEnd"/>
                      <w:r>
                        <w:t>)</w:t>
                      </w:r>
                    </w:p>
                    <w:p w14:paraId="3B392FB3" w14:textId="77777777" w:rsidR="00E06557" w:rsidRDefault="00E06557" w:rsidP="00E06557">
                      <w:r>
                        <w:t xml:space="preserve">            </w:t>
                      </w:r>
                      <w:proofErr w:type="spellStart"/>
                      <w:r>
                        <w:t>calc_buffer_</w:t>
                      </w:r>
                      <w:proofErr w:type="gramStart"/>
                      <w:r>
                        <w:t>v.append</w:t>
                      </w:r>
                      <w:proofErr w:type="spellEnd"/>
                      <w:proofErr w:type="gramEnd"/>
                      <w:r>
                        <w:t>(</w:t>
                      </w:r>
                      <w:proofErr w:type="spellStart"/>
                      <w:r>
                        <w:t>current_val</w:t>
                      </w:r>
                      <w:proofErr w:type="spellEnd"/>
                      <w:r>
                        <w:t>)</w:t>
                      </w:r>
                    </w:p>
                    <w:p w14:paraId="1BE7CAF5" w14:textId="77777777" w:rsidR="00E06557" w:rsidRDefault="00E06557" w:rsidP="00E06557">
                      <w:r>
                        <w:t xml:space="preserve">            # 5</w:t>
                      </w:r>
                      <w:r>
                        <w:t>秒以上前のデータはバッファから削除</w:t>
                      </w:r>
                    </w:p>
                    <w:p w14:paraId="2661E62F" w14:textId="77777777" w:rsidR="00E06557" w:rsidRDefault="00E06557" w:rsidP="00E06557">
                      <w:r>
                        <w:t xml:space="preserve">            while </w:t>
                      </w:r>
                      <w:proofErr w:type="spellStart"/>
                      <w:r>
                        <w:t>len</w:t>
                      </w:r>
                      <w:proofErr w:type="spellEnd"/>
                      <w:r>
                        <w:t>(</w:t>
                      </w:r>
                      <w:proofErr w:type="spellStart"/>
                      <w:r>
                        <w:t>calc_buffer_t</w:t>
                      </w:r>
                      <w:proofErr w:type="spellEnd"/>
                      <w:r>
                        <w:t>) &gt; 0 and (</w:t>
                      </w:r>
                      <w:proofErr w:type="spellStart"/>
                      <w:r>
                        <w:t>calc_buffer_</w:t>
                      </w:r>
                      <w:proofErr w:type="gramStart"/>
                      <w:r>
                        <w:t>t</w:t>
                      </w:r>
                      <w:proofErr w:type="spellEnd"/>
                      <w:r>
                        <w:t>[</w:t>
                      </w:r>
                      <w:proofErr w:type="gramEnd"/>
                      <w:r>
                        <w:t xml:space="preserve">0] &lt; </w:t>
                      </w:r>
                      <w:proofErr w:type="spellStart"/>
                      <w:r>
                        <w:t>current_t</w:t>
                      </w:r>
                      <w:proofErr w:type="spellEnd"/>
                      <w:r>
                        <w:t xml:space="preserve"> - AVERAGE_WINDOW):</w:t>
                      </w:r>
                    </w:p>
                    <w:p w14:paraId="14C85000" w14:textId="77777777" w:rsidR="00E06557" w:rsidRDefault="00E06557" w:rsidP="00E06557">
                      <w:r>
                        <w:t xml:space="preserve">                </w:t>
                      </w:r>
                      <w:proofErr w:type="spellStart"/>
                      <w:r>
                        <w:t>calc_buffer_</w:t>
                      </w:r>
                      <w:proofErr w:type="gramStart"/>
                      <w:r>
                        <w:t>t.popleft</w:t>
                      </w:r>
                      <w:proofErr w:type="spellEnd"/>
                      <w:proofErr w:type="gramEnd"/>
                      <w:r>
                        <w:t>()</w:t>
                      </w:r>
                    </w:p>
                    <w:p w14:paraId="63B1C8F2" w14:textId="77777777" w:rsidR="00E06557" w:rsidRDefault="00E06557" w:rsidP="00E06557">
                      <w:r>
                        <w:t xml:space="preserve">                </w:t>
                      </w:r>
                      <w:proofErr w:type="spellStart"/>
                      <w:r>
                        <w:t>calc_buffer_</w:t>
                      </w:r>
                      <w:proofErr w:type="gramStart"/>
                      <w:r>
                        <w:t>v.popleft</w:t>
                      </w:r>
                      <w:proofErr w:type="spellEnd"/>
                      <w:proofErr w:type="gramEnd"/>
                      <w:r>
                        <w:t>()</w:t>
                      </w:r>
                    </w:p>
                    <w:p w14:paraId="3676C78D" w14:textId="77777777" w:rsidR="00E06557" w:rsidRDefault="00E06557" w:rsidP="00E06557">
                      <w:r>
                        <w:t xml:space="preserve">            </w:t>
                      </w:r>
                    </w:p>
                    <w:p w14:paraId="05D24BAF" w14:textId="77777777" w:rsidR="00E06557" w:rsidRDefault="00E06557" w:rsidP="00E06557">
                      <w:r>
                        <w:t xml:space="preserve">            # </w:t>
                      </w:r>
                      <w:r>
                        <w:t>過去</w:t>
                      </w:r>
                      <w:r>
                        <w:t>5</w:t>
                      </w:r>
                      <w:r>
                        <w:t>秒間の平均値を算出</w:t>
                      </w:r>
                    </w:p>
                    <w:p w14:paraId="6FAE3BC8" w14:textId="77777777" w:rsidR="00E06557" w:rsidRDefault="00E06557" w:rsidP="00E06557">
                      <w:r>
                        <w:t xml:space="preserve">            </w:t>
                      </w:r>
                      <w:proofErr w:type="spellStart"/>
                      <w:r>
                        <w:t>current_avg</w:t>
                      </w:r>
                      <w:proofErr w:type="spellEnd"/>
                      <w:r>
                        <w:t xml:space="preserve"> = sum(</w:t>
                      </w:r>
                      <w:proofErr w:type="spellStart"/>
                      <w:r>
                        <w:t>calc_buffer_v</w:t>
                      </w:r>
                      <w:proofErr w:type="spellEnd"/>
                      <w:r>
                        <w:t xml:space="preserve">) / </w:t>
                      </w:r>
                      <w:proofErr w:type="spellStart"/>
                      <w:r>
                        <w:t>len</w:t>
                      </w:r>
                      <w:proofErr w:type="spellEnd"/>
                      <w:r>
                        <w:t>(</w:t>
                      </w:r>
                      <w:proofErr w:type="spellStart"/>
                      <w:r>
                        <w:t>calc_buffer_v</w:t>
                      </w:r>
                      <w:proofErr w:type="spellEnd"/>
                      <w:r>
                        <w:t xml:space="preserve">) if </w:t>
                      </w:r>
                      <w:proofErr w:type="spellStart"/>
                      <w:r>
                        <w:t>len</w:t>
                      </w:r>
                      <w:proofErr w:type="spellEnd"/>
                      <w:r>
                        <w:t>(</w:t>
                      </w:r>
                      <w:proofErr w:type="spellStart"/>
                      <w:r>
                        <w:t>calc_buffer_v</w:t>
                      </w:r>
                      <w:proofErr w:type="spellEnd"/>
                      <w:r>
                        <w:t xml:space="preserve">) &gt; 0 else </w:t>
                      </w:r>
                      <w:proofErr w:type="spellStart"/>
                      <w:r>
                        <w:t>current_val</w:t>
                      </w:r>
                      <w:proofErr w:type="spellEnd"/>
                    </w:p>
                    <w:p w14:paraId="0A38653D" w14:textId="77777777" w:rsidR="00E06557" w:rsidRDefault="00E06557" w:rsidP="00E06557">
                      <w:r>
                        <w:t xml:space="preserve">            </w:t>
                      </w:r>
                    </w:p>
                    <w:p w14:paraId="3090991F" w14:textId="77777777" w:rsidR="00E06557" w:rsidRDefault="00E06557" w:rsidP="00E06557">
                      <w:r>
                        <w:t xml:space="preserve">            # --- </w:t>
                      </w:r>
                      <w:r>
                        <w:t>判定ロジック</w:t>
                      </w:r>
                      <w:r>
                        <w:t xml:space="preserve"> ---</w:t>
                      </w:r>
                    </w:p>
                    <w:p w14:paraId="364F0A70" w14:textId="77777777" w:rsidR="00E06557" w:rsidRDefault="00E06557" w:rsidP="00E06557">
                      <w:r>
                        <w:t xml:space="preserve">            diff = </w:t>
                      </w:r>
                      <w:proofErr w:type="spellStart"/>
                      <w:r>
                        <w:t>current_val</w:t>
                      </w:r>
                      <w:proofErr w:type="spellEnd"/>
                      <w:r>
                        <w:t xml:space="preserve"> - </w:t>
                      </w:r>
                      <w:proofErr w:type="spellStart"/>
                      <w:r>
                        <w:t>current_avg</w:t>
                      </w:r>
                      <w:proofErr w:type="spellEnd"/>
                    </w:p>
                    <w:p w14:paraId="11502BCE" w14:textId="77777777" w:rsidR="00E06557" w:rsidRDefault="00E06557" w:rsidP="00E06557">
                      <w:r>
                        <w:t xml:space="preserve">            </w:t>
                      </w:r>
                      <w:proofErr w:type="spellStart"/>
                      <w:r>
                        <w:t>threshold_v</w:t>
                      </w:r>
                      <w:proofErr w:type="spellEnd"/>
                      <w:r>
                        <w:t xml:space="preserve"> = THRESHOLD_MV / 1000.0</w:t>
                      </w:r>
                    </w:p>
                    <w:p w14:paraId="4BAD2B64" w14:textId="77777777" w:rsidR="00E06557" w:rsidRDefault="00E06557" w:rsidP="00E06557">
                      <w:r>
                        <w:t xml:space="preserve">            </w:t>
                      </w:r>
                    </w:p>
                    <w:p w14:paraId="4D6685F3" w14:textId="77777777" w:rsidR="00E06557" w:rsidRDefault="00E06557" w:rsidP="00E06557">
                      <w:r>
                        <w:t xml:space="preserve">            # </w:t>
                      </w:r>
                      <w:r>
                        <w:t>現在値と平均値の差分が閾値を超えたら検知</w:t>
                      </w:r>
                    </w:p>
                    <w:p w14:paraId="712DA752" w14:textId="77777777" w:rsidR="00E06557" w:rsidRDefault="00E06557" w:rsidP="00E06557">
                      <w:r>
                        <w:t xml:space="preserve">            if diff &gt; </w:t>
                      </w:r>
                      <w:proofErr w:type="spellStart"/>
                      <w:r>
                        <w:t>threshold_v</w:t>
                      </w:r>
                      <w:proofErr w:type="spellEnd"/>
                      <w:r>
                        <w:t>:</w:t>
                      </w:r>
                    </w:p>
                    <w:p w14:paraId="7F78F224" w14:textId="77777777" w:rsidR="00E06557" w:rsidRDefault="00E06557" w:rsidP="00E06557">
                      <w:r>
                        <w:t xml:space="preserve">                </w:t>
                      </w:r>
                      <w:proofErr w:type="gramStart"/>
                      <w:r>
                        <w:t>print(</w:t>
                      </w:r>
                      <w:proofErr w:type="spellStart"/>
                      <w:proofErr w:type="gramEnd"/>
                      <w:r>
                        <w:t>f"UP</w:t>
                      </w:r>
                      <w:proofErr w:type="spellEnd"/>
                      <w:r>
                        <w:t xml:space="preserve"> DETECTED! (+{diff*1000:.0f} mV)")</w:t>
                      </w:r>
                    </w:p>
                    <w:p w14:paraId="5DEE4AEF" w14:textId="77777777" w:rsidR="00E06557" w:rsidRDefault="00E06557" w:rsidP="00E06557">
                      <w:r>
                        <w:t xml:space="preserve">            </w:t>
                      </w:r>
                      <w:proofErr w:type="spellStart"/>
                      <w:r>
                        <w:t>elif</w:t>
                      </w:r>
                      <w:proofErr w:type="spellEnd"/>
                      <w:r>
                        <w:t xml:space="preserve"> diff &lt; -</w:t>
                      </w:r>
                      <w:proofErr w:type="spellStart"/>
                      <w:r>
                        <w:t>threshold_v</w:t>
                      </w:r>
                      <w:proofErr w:type="spellEnd"/>
                      <w:r>
                        <w:t>:</w:t>
                      </w:r>
                    </w:p>
                    <w:p w14:paraId="19BD9668" w14:textId="77777777" w:rsidR="00E06557" w:rsidRDefault="00E06557" w:rsidP="00E06557">
                      <w:r>
                        <w:t xml:space="preserve">                </w:t>
                      </w:r>
                      <w:proofErr w:type="gramStart"/>
                      <w:r>
                        <w:t>print(</w:t>
                      </w:r>
                      <w:proofErr w:type="spellStart"/>
                      <w:proofErr w:type="gramEnd"/>
                      <w:r>
                        <w:t>f"DOWN</w:t>
                      </w:r>
                      <w:proofErr w:type="spellEnd"/>
                      <w:r>
                        <w:t xml:space="preserve"> DETECTED! ({diff*1000:.0f} mV)")</w:t>
                      </w:r>
                    </w:p>
                    <w:p w14:paraId="193FD69F" w14:textId="77777777" w:rsidR="00E06557" w:rsidRDefault="00E06557" w:rsidP="00E06557"/>
                    <w:p w14:paraId="41194623" w14:textId="77777777" w:rsidR="00E06557" w:rsidRDefault="00E06557" w:rsidP="00E06557">
                      <w:r>
                        <w:t xml:space="preserve">            # ... (</w:t>
                      </w:r>
                      <w:r>
                        <w:t>グラフ描画処理は省略</w:t>
                      </w:r>
                      <w:r>
                        <w:t>) ...</w:t>
                      </w:r>
                    </w:p>
                    <w:p w14:paraId="01A48549" w14:textId="77777777" w:rsidR="00E06557" w:rsidRDefault="00E06557" w:rsidP="00E06557"/>
                    <w:p w14:paraId="1F99E975" w14:textId="77777777" w:rsidR="00E06557" w:rsidRDefault="00E06557" w:rsidP="00E06557">
                      <w:r>
                        <w:t xml:space="preserve">except </w:t>
                      </w:r>
                      <w:proofErr w:type="spellStart"/>
                      <w:r>
                        <w:t>KeyboardInterrupt</w:t>
                      </w:r>
                      <w:proofErr w:type="spellEnd"/>
                      <w:r>
                        <w:t>:</w:t>
                      </w:r>
                    </w:p>
                    <w:p w14:paraId="6CB6691F" w14:textId="6E9E0039" w:rsidR="00BF7787" w:rsidRDefault="00E06557" w:rsidP="00E06557">
                      <w:r>
                        <w:t xml:space="preserve">    pass</w:t>
                      </w:r>
                    </w:p>
                  </w:txbxContent>
                </v:textbox>
              </v:shape>
            </w:pict>
          </mc:Fallback>
        </mc:AlternateContent>
      </w:r>
      <w:r>
        <w:br w:type="page"/>
      </w:r>
    </w:p>
    <w:p w14:paraId="53C6619C" w14:textId="438F8BED" w:rsidR="00E06557" w:rsidRDefault="00E06557">
      <w:pPr>
        <w:widowControl/>
        <w:spacing w:after="160"/>
      </w:pPr>
      <w:r>
        <w:rPr>
          <w:rFonts w:hint="eastAsia"/>
          <w:noProof/>
        </w:rPr>
        <w:lastRenderedPageBreak/>
        <mc:AlternateContent>
          <mc:Choice Requires="wps">
            <w:drawing>
              <wp:anchor distT="0" distB="0" distL="114300" distR="114300" simplePos="0" relativeHeight="251661312" behindDoc="0" locked="0" layoutInCell="1" allowOverlap="1" wp14:anchorId="74F7C8EE" wp14:editId="1EC760EC">
                <wp:simplePos x="0" y="0"/>
                <wp:positionH relativeFrom="column">
                  <wp:posOffset>-2773</wp:posOffset>
                </wp:positionH>
                <wp:positionV relativeFrom="paragraph">
                  <wp:posOffset>-2043</wp:posOffset>
                </wp:positionV>
                <wp:extent cx="5495453" cy="8211493"/>
                <wp:effectExtent l="0" t="0" r="16510" b="18415"/>
                <wp:wrapNone/>
                <wp:docPr id="117834282" name="テキスト ボックス 1"/>
                <wp:cNvGraphicFramePr/>
                <a:graphic xmlns:a="http://schemas.openxmlformats.org/drawingml/2006/main">
                  <a:graphicData uri="http://schemas.microsoft.com/office/word/2010/wordprocessingShape">
                    <wps:wsp>
                      <wps:cNvSpPr txBox="1"/>
                      <wps:spPr>
                        <a:xfrm>
                          <a:off x="0" y="0"/>
                          <a:ext cx="5495453" cy="8211493"/>
                        </a:xfrm>
                        <a:prstGeom prst="rect">
                          <a:avLst/>
                        </a:prstGeom>
                        <a:solidFill>
                          <a:schemeClr val="lt1"/>
                        </a:solidFill>
                        <a:ln w="6350">
                          <a:solidFill>
                            <a:prstClr val="black"/>
                          </a:solidFill>
                        </a:ln>
                      </wps:spPr>
                      <wps:txbx>
                        <w:txbxContent>
                          <w:p w14:paraId="7CB03C7C" w14:textId="77777777" w:rsidR="00E06557" w:rsidRDefault="00E06557" w:rsidP="00E06557">
                            <w:r>
                              <w:t># --- 2. Scope (</w:t>
                            </w:r>
                            <w:r>
                              <w:t>計測</w:t>
                            </w:r>
                            <w:r>
                              <w:t xml:space="preserve">) </w:t>
                            </w:r>
                            <w:r>
                              <w:t>設定</w:t>
                            </w:r>
                            <w:r>
                              <w:t xml:space="preserve"> ---</w:t>
                            </w:r>
                          </w:p>
                          <w:p w14:paraId="100D5CFB" w14:textId="77777777" w:rsidR="00E06557" w:rsidRDefault="00E06557" w:rsidP="00E06557">
                            <w:r>
                              <w:t># 20MHz</w:t>
                            </w:r>
                            <w:r>
                              <w:t>でデータを取得設定</w:t>
                            </w:r>
                          </w:p>
                          <w:p w14:paraId="6BB4CD4B" w14:textId="77777777" w:rsidR="00E06557" w:rsidRDefault="00E06557" w:rsidP="00E06557">
                            <w:proofErr w:type="spellStart"/>
                            <w:proofErr w:type="gramStart"/>
                            <w:r>
                              <w:t>dwf.FDwfAnalogInChannelRangeSet</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ctypes.c_</w:t>
                            </w:r>
                            <w:proofErr w:type="gramStart"/>
                            <w:r>
                              <w:t>double</w:t>
                            </w:r>
                            <w:proofErr w:type="spellEnd"/>
                            <w:r>
                              <w:t>(</w:t>
                            </w:r>
                            <w:proofErr w:type="gramEnd"/>
                            <w:r>
                              <w:t>5.0))</w:t>
                            </w:r>
                          </w:p>
                          <w:p w14:paraId="1234945C" w14:textId="77777777" w:rsidR="00E06557" w:rsidRDefault="00E06557" w:rsidP="00E06557">
                            <w:proofErr w:type="spellStart"/>
                            <w:proofErr w:type="gramStart"/>
                            <w:r>
                              <w:t>dwf.FDwfAnalogInFrequencySet</w:t>
                            </w:r>
                            <w:proofErr w:type="spellEnd"/>
                            <w:proofErr w:type="gramEnd"/>
                            <w:r>
                              <w:t>(</w:t>
                            </w:r>
                            <w:proofErr w:type="spellStart"/>
                            <w:r>
                              <w:t>hdwf</w:t>
                            </w:r>
                            <w:proofErr w:type="spellEnd"/>
                            <w:r>
                              <w:t xml:space="preserve">, </w:t>
                            </w:r>
                            <w:proofErr w:type="spellStart"/>
                            <w:r>
                              <w:t>ctypes.c_double</w:t>
                            </w:r>
                            <w:proofErr w:type="spellEnd"/>
                            <w:r>
                              <w:t>(</w:t>
                            </w:r>
                            <w:proofErr w:type="spellStart"/>
                            <w:r>
                              <w:t>hzAcq</w:t>
                            </w:r>
                            <w:proofErr w:type="spellEnd"/>
                            <w:r>
                              <w:t>))</w:t>
                            </w:r>
                          </w:p>
                          <w:p w14:paraId="062C464C" w14:textId="77777777" w:rsidR="00E06557" w:rsidRDefault="00E06557" w:rsidP="00E06557">
                            <w:proofErr w:type="spellStart"/>
                            <w:proofErr w:type="gramStart"/>
                            <w:r>
                              <w:t>dwf.FDwfAnalogInBufferSizeSet</w:t>
                            </w:r>
                            <w:proofErr w:type="spellEnd"/>
                            <w:proofErr w:type="gramEnd"/>
                            <w:r>
                              <w:t>(</w:t>
                            </w:r>
                            <w:proofErr w:type="spellStart"/>
                            <w:r>
                              <w:t>hdwf</w:t>
                            </w:r>
                            <w:proofErr w:type="spellEnd"/>
                            <w:r>
                              <w:t xml:space="preserve">, </w:t>
                            </w:r>
                            <w:proofErr w:type="spellStart"/>
                            <w:r>
                              <w:t>ctypes.c_int</w:t>
                            </w:r>
                            <w:proofErr w:type="spellEnd"/>
                            <w:r>
                              <w:t>(</w:t>
                            </w:r>
                            <w:proofErr w:type="spellStart"/>
                            <w:r>
                              <w:t>nSamples</w:t>
                            </w:r>
                            <w:proofErr w:type="spellEnd"/>
                            <w:r>
                              <w:t>))</w:t>
                            </w:r>
                          </w:p>
                          <w:p w14:paraId="6B917FEA" w14:textId="77777777" w:rsidR="00E06557" w:rsidRDefault="00E06557" w:rsidP="00E06557">
                            <w:proofErr w:type="spellStart"/>
                            <w:proofErr w:type="gramStart"/>
                            <w:r>
                              <w:t>dwf.FDwfAnalogInConfigure</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r>
                              <w:t>ctypes.c_</w:t>
                            </w:r>
                            <w:proofErr w:type="gramStart"/>
                            <w:r>
                              <w:t>int</w:t>
                            </w:r>
                            <w:proofErr w:type="spellEnd"/>
                            <w:r>
                              <w:t>(</w:t>
                            </w:r>
                            <w:proofErr w:type="gramEnd"/>
                            <w:r>
                              <w:t>1))</w:t>
                            </w:r>
                          </w:p>
                          <w:p w14:paraId="47E51796" w14:textId="77777777" w:rsidR="00E06557" w:rsidRDefault="00E06557" w:rsidP="00E06557"/>
                          <w:p w14:paraId="3AC6BEC4" w14:textId="77777777" w:rsidR="00E06557" w:rsidRDefault="00E06557" w:rsidP="00E06557">
                            <w:r>
                              <w:t xml:space="preserve"># </w:t>
                            </w:r>
                            <w:r>
                              <w:t>移動平均計算用バッファ</w:t>
                            </w:r>
                          </w:p>
                          <w:p w14:paraId="759146E8" w14:textId="77777777" w:rsidR="00E06557" w:rsidRDefault="00E06557" w:rsidP="00E06557">
                            <w:proofErr w:type="spellStart"/>
                            <w:r>
                              <w:t>calc_buffer_t</w:t>
                            </w:r>
                            <w:proofErr w:type="spellEnd"/>
                            <w:r>
                              <w:t xml:space="preserve"> = </w:t>
                            </w:r>
                            <w:proofErr w:type="gramStart"/>
                            <w:r>
                              <w:t>deque(</w:t>
                            </w:r>
                            <w:proofErr w:type="gramEnd"/>
                            <w:r>
                              <w:t>)</w:t>
                            </w:r>
                          </w:p>
                          <w:p w14:paraId="615A2D16" w14:textId="77777777" w:rsidR="00E06557" w:rsidRDefault="00E06557" w:rsidP="00E06557">
                            <w:proofErr w:type="spellStart"/>
                            <w:r>
                              <w:t>calc_buffer_v</w:t>
                            </w:r>
                            <w:proofErr w:type="spellEnd"/>
                            <w:r>
                              <w:t xml:space="preserve"> = </w:t>
                            </w:r>
                            <w:proofErr w:type="gramStart"/>
                            <w:r>
                              <w:t>deque(</w:t>
                            </w:r>
                            <w:proofErr w:type="gramEnd"/>
                            <w:r>
                              <w:t>)</w:t>
                            </w:r>
                          </w:p>
                          <w:p w14:paraId="5B809A1B" w14:textId="77777777" w:rsidR="00E06557" w:rsidRDefault="00E06557" w:rsidP="00E06557"/>
                          <w:p w14:paraId="6FA4D3F9" w14:textId="77777777" w:rsidR="00E06557" w:rsidRDefault="00E06557" w:rsidP="00E06557">
                            <w:r>
                              <w:t xml:space="preserve"># --- 3. </w:t>
                            </w:r>
                            <w:r>
                              <w:t>メイン計測ループ</w:t>
                            </w:r>
                            <w:r>
                              <w:t xml:space="preserve"> ---</w:t>
                            </w:r>
                          </w:p>
                          <w:p w14:paraId="2164F351" w14:textId="77777777" w:rsidR="00E06557" w:rsidRDefault="00E06557" w:rsidP="00E06557">
                            <w:r>
                              <w:t>try:</w:t>
                            </w:r>
                          </w:p>
                          <w:p w14:paraId="38D727A5" w14:textId="77777777" w:rsidR="00E06557" w:rsidRDefault="00E06557" w:rsidP="00E06557">
                            <w:r>
                              <w:t xml:space="preserve">    while True:</w:t>
                            </w:r>
                          </w:p>
                          <w:p w14:paraId="3118A7C7" w14:textId="77777777" w:rsidR="00E06557" w:rsidRDefault="00E06557" w:rsidP="00E06557">
                            <w:r>
                              <w:t xml:space="preserve">        # </w:t>
                            </w:r>
                            <w:r>
                              <w:t>デバイスの状態を確認</w:t>
                            </w:r>
                          </w:p>
                          <w:p w14:paraId="19E95809" w14:textId="77777777" w:rsidR="00E06557" w:rsidRDefault="00E06557" w:rsidP="00E06557">
                            <w:r>
                              <w:t xml:space="preserve">        </w:t>
                            </w:r>
                            <w:proofErr w:type="spellStart"/>
                            <w:proofErr w:type="gramStart"/>
                            <w:r>
                              <w:t>dwf.FDwfAnalogInStatus</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proofErr w:type="gramStart"/>
                            <w:r>
                              <w:t>ctypes.byref</w:t>
                            </w:r>
                            <w:proofErr w:type="spellEnd"/>
                            <w:proofErr w:type="gramEnd"/>
                            <w:r>
                              <w:t>(</w:t>
                            </w:r>
                            <w:proofErr w:type="spellStart"/>
                            <w:r>
                              <w:t>sts</w:t>
                            </w:r>
                            <w:proofErr w:type="spellEnd"/>
                            <w:r>
                              <w:t>))</w:t>
                            </w:r>
                          </w:p>
                          <w:p w14:paraId="27E30379" w14:textId="77777777" w:rsidR="00E06557" w:rsidRDefault="00E06557" w:rsidP="00E06557"/>
                          <w:p w14:paraId="4B090742" w14:textId="77777777" w:rsidR="00E06557" w:rsidRDefault="00E06557" w:rsidP="00E06557">
                            <w:r>
                              <w:t xml:space="preserve">        if </w:t>
                            </w:r>
                            <w:proofErr w:type="spellStart"/>
                            <w:r>
                              <w:t>sts.value</w:t>
                            </w:r>
                            <w:proofErr w:type="spellEnd"/>
                            <w:r>
                              <w:t xml:space="preserve"> == 2: # Done</w:t>
                            </w:r>
                            <w:r>
                              <w:t>状態（データ取得完了）</w:t>
                            </w:r>
                          </w:p>
                          <w:p w14:paraId="346841B3" w14:textId="77777777" w:rsidR="00E06557" w:rsidRDefault="00E06557" w:rsidP="00E06557">
                            <w:r>
                              <w:t xml:space="preserve">            # </w:t>
                            </w:r>
                            <w:r>
                              <w:t>データを取得して最大値を抽出（振幅検知）</w:t>
                            </w:r>
                          </w:p>
                          <w:p w14:paraId="1EAD37E3" w14:textId="77777777" w:rsidR="00E06557" w:rsidRDefault="00E06557" w:rsidP="00E06557">
                            <w:r>
                              <w:t xml:space="preserve">            </w:t>
                            </w:r>
                            <w:proofErr w:type="spellStart"/>
                            <w:proofErr w:type="gramStart"/>
                            <w:r>
                              <w:t>dwf.FDwfAnalogInStatusData</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rgdSamples</w:t>
                            </w:r>
                            <w:proofErr w:type="spellEnd"/>
                            <w:r>
                              <w:t xml:space="preserve">, </w:t>
                            </w:r>
                            <w:proofErr w:type="spellStart"/>
                            <w:r>
                              <w:t>nSamples</w:t>
                            </w:r>
                            <w:proofErr w:type="spellEnd"/>
                            <w:r>
                              <w:t>)</w:t>
                            </w:r>
                          </w:p>
                          <w:p w14:paraId="7645BA5B" w14:textId="77777777" w:rsidR="00E06557" w:rsidRDefault="00E06557" w:rsidP="00E06557">
                            <w:r>
                              <w:t xml:space="preserve">            </w:t>
                            </w:r>
                            <w:proofErr w:type="spellStart"/>
                            <w:r>
                              <w:t>data_chunk</w:t>
                            </w:r>
                            <w:proofErr w:type="spellEnd"/>
                            <w:r>
                              <w:t xml:space="preserve"> = </w:t>
                            </w:r>
                            <w:proofErr w:type="spellStart"/>
                            <w:proofErr w:type="gramStart"/>
                            <w:r>
                              <w:t>np.frombuffer</w:t>
                            </w:r>
                            <w:proofErr w:type="spellEnd"/>
                            <w:proofErr w:type="gramEnd"/>
                            <w:r>
                              <w:t>(</w:t>
                            </w:r>
                            <w:proofErr w:type="spellStart"/>
                            <w:r>
                              <w:t>rgdSamples</w:t>
                            </w:r>
                            <w:proofErr w:type="spellEnd"/>
                            <w:r>
                              <w:t xml:space="preserve">, </w:t>
                            </w:r>
                            <w:proofErr w:type="spellStart"/>
                            <w:r>
                              <w:t>dtype</w:t>
                            </w:r>
                            <w:proofErr w:type="spellEnd"/>
                            <w:r>
                              <w:t>=</w:t>
                            </w:r>
                            <w:proofErr w:type="gramStart"/>
                            <w:r>
                              <w:t>np.float</w:t>
                            </w:r>
                            <w:proofErr w:type="gramEnd"/>
                            <w:r>
                              <w:t>64)</w:t>
                            </w:r>
                          </w:p>
                          <w:p w14:paraId="6C0B2C6B" w14:textId="77777777" w:rsidR="00E06557" w:rsidRDefault="00E06557" w:rsidP="00E06557">
                            <w:r>
                              <w:t xml:space="preserve">            </w:t>
                            </w:r>
                            <w:proofErr w:type="spellStart"/>
                            <w:r>
                              <w:t>current_val</w:t>
                            </w:r>
                            <w:proofErr w:type="spellEnd"/>
                            <w:r>
                              <w:t xml:space="preserve"> = </w:t>
                            </w:r>
                            <w:proofErr w:type="spellStart"/>
                            <w:r>
                              <w:t>np.max</w:t>
                            </w:r>
                            <w:proofErr w:type="spellEnd"/>
                            <w:r>
                              <w:t>(</w:t>
                            </w:r>
                            <w:proofErr w:type="spellStart"/>
                            <w:r>
                              <w:t>data_chunk</w:t>
                            </w:r>
                            <w:proofErr w:type="spellEnd"/>
                            <w:r>
                              <w:t>)</w:t>
                            </w:r>
                          </w:p>
                          <w:p w14:paraId="03B3EC5A" w14:textId="77777777" w:rsidR="00E06557" w:rsidRDefault="00E06557" w:rsidP="00E06557">
                            <w:r>
                              <w:t xml:space="preserve">            </w:t>
                            </w:r>
                            <w:proofErr w:type="spellStart"/>
                            <w:r>
                              <w:t>current_t</w:t>
                            </w:r>
                            <w:proofErr w:type="spellEnd"/>
                            <w:r>
                              <w:t xml:space="preserve"> = </w:t>
                            </w:r>
                            <w:proofErr w:type="spellStart"/>
                            <w:proofErr w:type="gramStart"/>
                            <w:r>
                              <w:t>time.time</w:t>
                            </w:r>
                            <w:proofErr w:type="spellEnd"/>
                            <w:proofErr w:type="gramEnd"/>
                            <w:r>
                              <w:t xml:space="preserve">() - </w:t>
                            </w:r>
                            <w:proofErr w:type="spellStart"/>
                            <w:r>
                              <w:t>start_time</w:t>
                            </w:r>
                            <w:proofErr w:type="spellEnd"/>
                          </w:p>
                          <w:p w14:paraId="287EE654" w14:textId="77777777" w:rsidR="00E06557" w:rsidRDefault="00E06557" w:rsidP="00E06557">
                            <w:r>
                              <w:t xml:space="preserve">            </w:t>
                            </w:r>
                          </w:p>
                          <w:p w14:paraId="2756EFBF" w14:textId="77777777" w:rsidR="00E06557" w:rsidRDefault="00E06557" w:rsidP="00E06557">
                            <w:r>
                              <w:t xml:space="preserve">            # --- </w:t>
                            </w:r>
                            <w:r>
                              <w:t>移動平均の計算ロジック</w:t>
                            </w:r>
                            <w:r>
                              <w:t xml:space="preserve"> ---</w:t>
                            </w:r>
                          </w:p>
                          <w:p w14:paraId="4D3833F3" w14:textId="77777777" w:rsidR="00E06557" w:rsidRDefault="00E06557" w:rsidP="00E06557">
                            <w:r>
                              <w:t xml:space="preserve">            </w:t>
                            </w:r>
                            <w:proofErr w:type="spellStart"/>
                            <w:r>
                              <w:t>calc_buffer_</w:t>
                            </w:r>
                            <w:proofErr w:type="gramStart"/>
                            <w:r>
                              <w:t>t.append</w:t>
                            </w:r>
                            <w:proofErr w:type="spellEnd"/>
                            <w:proofErr w:type="gramEnd"/>
                            <w:r>
                              <w:t>(</w:t>
                            </w:r>
                            <w:proofErr w:type="spellStart"/>
                            <w:r>
                              <w:t>current_t</w:t>
                            </w:r>
                            <w:proofErr w:type="spellEnd"/>
                            <w:r>
                              <w:t>)</w:t>
                            </w:r>
                          </w:p>
                          <w:p w14:paraId="002DC8A6" w14:textId="77777777" w:rsidR="00E06557" w:rsidRDefault="00E06557" w:rsidP="00E06557">
                            <w:r>
                              <w:t xml:space="preserve">            </w:t>
                            </w:r>
                            <w:proofErr w:type="spellStart"/>
                            <w:r>
                              <w:t>calc_buffer_</w:t>
                            </w:r>
                            <w:proofErr w:type="gramStart"/>
                            <w:r>
                              <w:t>v.append</w:t>
                            </w:r>
                            <w:proofErr w:type="spellEnd"/>
                            <w:proofErr w:type="gramEnd"/>
                            <w:r>
                              <w:t>(</w:t>
                            </w:r>
                            <w:proofErr w:type="spellStart"/>
                            <w:r>
                              <w:t>current_val</w:t>
                            </w:r>
                            <w:proofErr w:type="spellEnd"/>
                            <w:r>
                              <w:t>)</w:t>
                            </w:r>
                          </w:p>
                          <w:p w14:paraId="777733D6" w14:textId="77777777" w:rsidR="00E06557" w:rsidRDefault="00E06557" w:rsidP="00E06557">
                            <w:r>
                              <w:t xml:space="preserve">            # 5</w:t>
                            </w:r>
                            <w:r>
                              <w:t>秒以上前のデータはバッファから削除</w:t>
                            </w:r>
                          </w:p>
                          <w:p w14:paraId="330C870A" w14:textId="77777777" w:rsidR="00E06557" w:rsidRDefault="00E06557" w:rsidP="00E06557">
                            <w:r>
                              <w:t xml:space="preserve">            while </w:t>
                            </w:r>
                            <w:proofErr w:type="spellStart"/>
                            <w:r>
                              <w:t>len</w:t>
                            </w:r>
                            <w:proofErr w:type="spellEnd"/>
                            <w:r>
                              <w:t>(</w:t>
                            </w:r>
                            <w:proofErr w:type="spellStart"/>
                            <w:r>
                              <w:t>calc_buffer_t</w:t>
                            </w:r>
                            <w:proofErr w:type="spellEnd"/>
                            <w:r>
                              <w:t>) &gt; 0 and (</w:t>
                            </w:r>
                            <w:proofErr w:type="spellStart"/>
                            <w:r>
                              <w:t>calc_buffer_</w:t>
                            </w:r>
                            <w:proofErr w:type="gramStart"/>
                            <w:r>
                              <w:t>t</w:t>
                            </w:r>
                            <w:proofErr w:type="spellEnd"/>
                            <w:r>
                              <w:t>[</w:t>
                            </w:r>
                            <w:proofErr w:type="gramEnd"/>
                            <w:r>
                              <w:t xml:space="preserve">0] &lt; </w:t>
                            </w:r>
                            <w:proofErr w:type="spellStart"/>
                            <w:r>
                              <w:t>current_t</w:t>
                            </w:r>
                            <w:proofErr w:type="spellEnd"/>
                            <w:r>
                              <w:t xml:space="preserve"> - AVERAGE_WINDOW):</w:t>
                            </w:r>
                          </w:p>
                          <w:p w14:paraId="02A55AE3" w14:textId="77777777" w:rsidR="00E06557" w:rsidRDefault="00E06557" w:rsidP="00E06557">
                            <w:r>
                              <w:t xml:space="preserve">                </w:t>
                            </w:r>
                            <w:proofErr w:type="spellStart"/>
                            <w:r>
                              <w:t>calc_buffer_</w:t>
                            </w:r>
                            <w:proofErr w:type="gramStart"/>
                            <w:r>
                              <w:t>t.popleft</w:t>
                            </w:r>
                            <w:proofErr w:type="spellEnd"/>
                            <w:proofErr w:type="gramEnd"/>
                            <w:r>
                              <w:t>()</w:t>
                            </w:r>
                          </w:p>
                          <w:p w14:paraId="1C9C582F" w14:textId="77777777" w:rsidR="00E06557" w:rsidRDefault="00E06557" w:rsidP="00E06557">
                            <w:r>
                              <w:t xml:space="preserve">                </w:t>
                            </w:r>
                            <w:proofErr w:type="spellStart"/>
                            <w:r>
                              <w:t>calc_buffer_</w:t>
                            </w:r>
                            <w:proofErr w:type="gramStart"/>
                            <w:r>
                              <w:t>v.popleft</w:t>
                            </w:r>
                            <w:proofErr w:type="spellEnd"/>
                            <w:proofErr w:type="gramEnd"/>
                            <w:r>
                              <w:t>()</w:t>
                            </w:r>
                          </w:p>
                          <w:p w14:paraId="34EFD2E0" w14:textId="77777777" w:rsidR="00E06557" w:rsidRDefault="00E06557" w:rsidP="00E06557">
                            <w:r>
                              <w:t xml:space="preserve">            </w:t>
                            </w:r>
                          </w:p>
                          <w:p w14:paraId="6F79B702" w14:textId="77777777" w:rsidR="00E06557" w:rsidRDefault="00E06557" w:rsidP="00E06557">
                            <w:r>
                              <w:t xml:space="preserve">            # </w:t>
                            </w:r>
                            <w:r>
                              <w:t>過去</w:t>
                            </w:r>
                            <w:r>
                              <w:t>5</w:t>
                            </w:r>
                            <w:r>
                              <w:t>秒間の平均値を算出</w:t>
                            </w:r>
                          </w:p>
                          <w:p w14:paraId="2B6ECD8D" w14:textId="77777777" w:rsidR="00E06557" w:rsidRDefault="00E06557" w:rsidP="00E06557">
                            <w:r>
                              <w:t xml:space="preserve">            </w:t>
                            </w:r>
                            <w:proofErr w:type="spellStart"/>
                            <w:r>
                              <w:t>current_avg</w:t>
                            </w:r>
                            <w:proofErr w:type="spellEnd"/>
                            <w:r>
                              <w:t xml:space="preserve"> = sum(</w:t>
                            </w:r>
                            <w:proofErr w:type="spellStart"/>
                            <w:r>
                              <w:t>calc_buffer_v</w:t>
                            </w:r>
                            <w:proofErr w:type="spellEnd"/>
                            <w:r>
                              <w:t xml:space="preserve">) / </w:t>
                            </w:r>
                            <w:proofErr w:type="spellStart"/>
                            <w:r>
                              <w:t>len</w:t>
                            </w:r>
                            <w:proofErr w:type="spellEnd"/>
                            <w:r>
                              <w:t>(</w:t>
                            </w:r>
                            <w:proofErr w:type="spellStart"/>
                            <w:r>
                              <w:t>calc_buffer_v</w:t>
                            </w:r>
                            <w:proofErr w:type="spellEnd"/>
                            <w:r>
                              <w:t xml:space="preserve">) if </w:t>
                            </w:r>
                            <w:proofErr w:type="spellStart"/>
                            <w:r>
                              <w:t>len</w:t>
                            </w:r>
                            <w:proofErr w:type="spellEnd"/>
                            <w:r>
                              <w:t>(</w:t>
                            </w:r>
                            <w:proofErr w:type="spellStart"/>
                            <w:r>
                              <w:t>calc_buffer_v</w:t>
                            </w:r>
                            <w:proofErr w:type="spellEnd"/>
                            <w:r>
                              <w:t xml:space="preserve">) &gt; 0 else </w:t>
                            </w:r>
                            <w:proofErr w:type="spellStart"/>
                            <w:r>
                              <w:t>current_val</w:t>
                            </w:r>
                            <w:proofErr w:type="spellEnd"/>
                          </w:p>
                          <w:p w14:paraId="54D05D6F" w14:textId="77777777" w:rsidR="00E06557" w:rsidRDefault="00E06557" w:rsidP="00E06557">
                            <w:r>
                              <w:t xml:space="preserve">            </w:t>
                            </w:r>
                          </w:p>
                          <w:p w14:paraId="589D428A" w14:textId="77777777" w:rsidR="00E06557" w:rsidRDefault="00E06557" w:rsidP="00E06557">
                            <w:r>
                              <w:t xml:space="preserve">            # --- </w:t>
                            </w:r>
                            <w:r>
                              <w:t>判定ロジック</w:t>
                            </w:r>
                            <w:r>
                              <w:t xml:space="preserve"> ---</w:t>
                            </w:r>
                          </w:p>
                          <w:p w14:paraId="240E9275" w14:textId="77777777" w:rsidR="00E06557" w:rsidRDefault="00E06557" w:rsidP="00E06557">
                            <w:r>
                              <w:t xml:space="preserve">            diff = </w:t>
                            </w:r>
                            <w:proofErr w:type="spellStart"/>
                            <w:r>
                              <w:t>current_val</w:t>
                            </w:r>
                            <w:proofErr w:type="spellEnd"/>
                            <w:r>
                              <w:t xml:space="preserve"> - </w:t>
                            </w:r>
                            <w:proofErr w:type="spellStart"/>
                            <w:r>
                              <w:t>current_avg</w:t>
                            </w:r>
                            <w:proofErr w:type="spellEnd"/>
                          </w:p>
                          <w:p w14:paraId="5E1562AD" w14:textId="77777777" w:rsidR="00E06557" w:rsidRDefault="00E06557" w:rsidP="00E06557">
                            <w:r>
                              <w:t xml:space="preserve">            </w:t>
                            </w:r>
                            <w:proofErr w:type="spellStart"/>
                            <w:r>
                              <w:t>threshold_v</w:t>
                            </w:r>
                            <w:proofErr w:type="spellEnd"/>
                            <w:r>
                              <w:t xml:space="preserve"> = THRESHOLD_MV / 1000.0</w:t>
                            </w:r>
                          </w:p>
                          <w:p w14:paraId="75776E52" w14:textId="77777777" w:rsidR="00E06557" w:rsidRDefault="00E06557" w:rsidP="00E06557">
                            <w:r>
                              <w:t xml:space="preserve">            </w:t>
                            </w:r>
                          </w:p>
                          <w:p w14:paraId="01D03A13" w14:textId="77777777" w:rsidR="00E06557" w:rsidRDefault="00E06557" w:rsidP="00E06557">
                            <w:r>
                              <w:t xml:space="preserve">            # </w:t>
                            </w:r>
                            <w:r>
                              <w:t>現在値と平均値の差分が閾値を超えたら検知</w:t>
                            </w:r>
                          </w:p>
                          <w:p w14:paraId="2C50AF2A" w14:textId="77777777" w:rsidR="00E06557" w:rsidRDefault="00E06557" w:rsidP="00E06557">
                            <w:r>
                              <w:t xml:space="preserve">            if diff &gt; </w:t>
                            </w:r>
                            <w:proofErr w:type="spellStart"/>
                            <w:r>
                              <w:t>threshold_v</w:t>
                            </w:r>
                            <w:proofErr w:type="spellEnd"/>
                            <w:r>
                              <w:t>:</w:t>
                            </w:r>
                          </w:p>
                          <w:p w14:paraId="2E5CA3F2" w14:textId="77777777" w:rsidR="00E06557" w:rsidRDefault="00E06557" w:rsidP="00E06557">
                            <w:r>
                              <w:t xml:space="preserve">                </w:t>
                            </w:r>
                            <w:proofErr w:type="gramStart"/>
                            <w:r>
                              <w:t>print(</w:t>
                            </w:r>
                            <w:proofErr w:type="spellStart"/>
                            <w:proofErr w:type="gramEnd"/>
                            <w:r>
                              <w:t>f"UP</w:t>
                            </w:r>
                            <w:proofErr w:type="spellEnd"/>
                            <w:r>
                              <w:t xml:space="preserve"> DETECTED! (+{diff*1000:.0f} mV)")</w:t>
                            </w:r>
                          </w:p>
                          <w:p w14:paraId="330A428C" w14:textId="77777777" w:rsidR="00E06557" w:rsidRDefault="00E06557" w:rsidP="00E06557">
                            <w:r>
                              <w:t xml:space="preserve">            </w:t>
                            </w:r>
                            <w:proofErr w:type="spellStart"/>
                            <w:r>
                              <w:t>elif</w:t>
                            </w:r>
                            <w:proofErr w:type="spellEnd"/>
                            <w:r>
                              <w:t xml:space="preserve"> diff &lt; -</w:t>
                            </w:r>
                            <w:proofErr w:type="spellStart"/>
                            <w:r>
                              <w:t>threshold_v</w:t>
                            </w:r>
                            <w:proofErr w:type="spellEnd"/>
                            <w:r>
                              <w:t>:</w:t>
                            </w:r>
                          </w:p>
                          <w:p w14:paraId="2BA7C136" w14:textId="77777777" w:rsidR="00E06557" w:rsidRDefault="00E06557" w:rsidP="00E06557">
                            <w:r>
                              <w:t xml:space="preserve">                </w:t>
                            </w:r>
                            <w:proofErr w:type="gramStart"/>
                            <w:r>
                              <w:t>print(</w:t>
                            </w:r>
                            <w:proofErr w:type="spellStart"/>
                            <w:proofErr w:type="gramEnd"/>
                            <w:r>
                              <w:t>f"DOWN</w:t>
                            </w:r>
                            <w:proofErr w:type="spellEnd"/>
                            <w:r>
                              <w:t xml:space="preserve"> DETECTED! ({diff*1000:.0f} mV)")</w:t>
                            </w:r>
                          </w:p>
                          <w:p w14:paraId="5DAC11FA" w14:textId="77777777" w:rsidR="00E06557" w:rsidRDefault="00E06557" w:rsidP="00E06557"/>
                          <w:p w14:paraId="2D3A8A19" w14:textId="77777777" w:rsidR="00E06557" w:rsidRDefault="00E06557" w:rsidP="00E06557">
                            <w:r>
                              <w:t xml:space="preserve">            # ... (</w:t>
                            </w:r>
                            <w:r>
                              <w:t>グラフ描画処理は省略</w:t>
                            </w:r>
                            <w:r>
                              <w:t>) ...</w:t>
                            </w:r>
                          </w:p>
                          <w:p w14:paraId="39D0B899" w14:textId="77777777" w:rsidR="00E06557" w:rsidRDefault="00E06557" w:rsidP="00E06557"/>
                          <w:p w14:paraId="1746A56B" w14:textId="77777777" w:rsidR="00E06557" w:rsidRDefault="00E06557" w:rsidP="00E06557">
                            <w:r>
                              <w:t xml:space="preserve">except </w:t>
                            </w:r>
                            <w:proofErr w:type="spellStart"/>
                            <w:r>
                              <w:t>KeyboardInterrupt</w:t>
                            </w:r>
                            <w:proofErr w:type="spellEnd"/>
                            <w:r>
                              <w:t>:</w:t>
                            </w:r>
                          </w:p>
                          <w:p w14:paraId="0C44B990" w14:textId="77777777" w:rsidR="00E06557" w:rsidRDefault="00E06557" w:rsidP="00E06557">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7C8EE" id="_x0000_s1027" type="#_x0000_t202" style="position:absolute;margin-left:-.2pt;margin-top:-.15pt;width:432.7pt;height:64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" fillcolor="white [3201]" strokeweight=".5pt">
                <v:textbox>
                  <w:txbxContent>
                    <w:p w14:paraId="7CB03C7C" w14:textId="77777777" w:rsidR="00E06557" w:rsidRDefault="00E06557" w:rsidP="00E06557">
                      <w:r>
                        <w:t># --- 2. Scope (</w:t>
                      </w:r>
                      <w:r>
                        <w:t>計測</w:t>
                      </w:r>
                      <w:r>
                        <w:t xml:space="preserve">) </w:t>
                      </w:r>
                      <w:r>
                        <w:t>設定</w:t>
                      </w:r>
                      <w:r>
                        <w:t xml:space="preserve"> ---</w:t>
                      </w:r>
                    </w:p>
                    <w:p w14:paraId="100D5CFB" w14:textId="77777777" w:rsidR="00E06557" w:rsidRDefault="00E06557" w:rsidP="00E06557">
                      <w:r>
                        <w:t># 20MHz</w:t>
                      </w:r>
                      <w:r>
                        <w:t>でデータを取得設定</w:t>
                      </w:r>
                    </w:p>
                    <w:p w14:paraId="6BB4CD4B" w14:textId="77777777" w:rsidR="00E06557" w:rsidRDefault="00E06557" w:rsidP="00E06557">
                      <w:proofErr w:type="spellStart"/>
                      <w:proofErr w:type="gramStart"/>
                      <w:r>
                        <w:t>dwf.FDwfAnalogInChannelRangeSet</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ctypes.c_</w:t>
                      </w:r>
                      <w:proofErr w:type="gramStart"/>
                      <w:r>
                        <w:t>double</w:t>
                      </w:r>
                      <w:proofErr w:type="spellEnd"/>
                      <w:r>
                        <w:t>(</w:t>
                      </w:r>
                      <w:proofErr w:type="gramEnd"/>
                      <w:r>
                        <w:t>5.0))</w:t>
                      </w:r>
                    </w:p>
                    <w:p w14:paraId="1234945C" w14:textId="77777777" w:rsidR="00E06557" w:rsidRDefault="00E06557" w:rsidP="00E06557">
                      <w:proofErr w:type="spellStart"/>
                      <w:proofErr w:type="gramStart"/>
                      <w:r>
                        <w:t>dwf.FDwfAnalogInFrequencySet</w:t>
                      </w:r>
                      <w:proofErr w:type="spellEnd"/>
                      <w:proofErr w:type="gramEnd"/>
                      <w:r>
                        <w:t>(</w:t>
                      </w:r>
                      <w:proofErr w:type="spellStart"/>
                      <w:r>
                        <w:t>hdwf</w:t>
                      </w:r>
                      <w:proofErr w:type="spellEnd"/>
                      <w:r>
                        <w:t xml:space="preserve">, </w:t>
                      </w:r>
                      <w:proofErr w:type="spellStart"/>
                      <w:r>
                        <w:t>ctypes.c_double</w:t>
                      </w:r>
                      <w:proofErr w:type="spellEnd"/>
                      <w:r>
                        <w:t>(</w:t>
                      </w:r>
                      <w:proofErr w:type="spellStart"/>
                      <w:r>
                        <w:t>hzAcq</w:t>
                      </w:r>
                      <w:proofErr w:type="spellEnd"/>
                      <w:r>
                        <w:t>))</w:t>
                      </w:r>
                    </w:p>
                    <w:p w14:paraId="062C464C" w14:textId="77777777" w:rsidR="00E06557" w:rsidRDefault="00E06557" w:rsidP="00E06557">
                      <w:proofErr w:type="spellStart"/>
                      <w:proofErr w:type="gramStart"/>
                      <w:r>
                        <w:t>dwf.FDwfAnalogInBufferSizeSet</w:t>
                      </w:r>
                      <w:proofErr w:type="spellEnd"/>
                      <w:proofErr w:type="gramEnd"/>
                      <w:r>
                        <w:t>(</w:t>
                      </w:r>
                      <w:proofErr w:type="spellStart"/>
                      <w:r>
                        <w:t>hdwf</w:t>
                      </w:r>
                      <w:proofErr w:type="spellEnd"/>
                      <w:r>
                        <w:t xml:space="preserve">, </w:t>
                      </w:r>
                      <w:proofErr w:type="spellStart"/>
                      <w:r>
                        <w:t>ctypes.c_int</w:t>
                      </w:r>
                      <w:proofErr w:type="spellEnd"/>
                      <w:r>
                        <w:t>(</w:t>
                      </w:r>
                      <w:proofErr w:type="spellStart"/>
                      <w:r>
                        <w:t>nSamples</w:t>
                      </w:r>
                      <w:proofErr w:type="spellEnd"/>
                      <w:r>
                        <w:t>))</w:t>
                      </w:r>
                    </w:p>
                    <w:p w14:paraId="6B917FEA" w14:textId="77777777" w:rsidR="00E06557" w:rsidRDefault="00E06557" w:rsidP="00E06557">
                      <w:proofErr w:type="spellStart"/>
                      <w:proofErr w:type="gramStart"/>
                      <w:r>
                        <w:t>dwf.FDwfAnalogInConfigure</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r>
                        <w:t>ctypes.c_</w:t>
                      </w:r>
                      <w:proofErr w:type="gramStart"/>
                      <w:r>
                        <w:t>int</w:t>
                      </w:r>
                      <w:proofErr w:type="spellEnd"/>
                      <w:r>
                        <w:t>(</w:t>
                      </w:r>
                      <w:proofErr w:type="gramEnd"/>
                      <w:r>
                        <w:t>1))</w:t>
                      </w:r>
                    </w:p>
                    <w:p w14:paraId="47E51796" w14:textId="77777777" w:rsidR="00E06557" w:rsidRDefault="00E06557" w:rsidP="00E06557"/>
                    <w:p w14:paraId="3AC6BEC4" w14:textId="77777777" w:rsidR="00E06557" w:rsidRDefault="00E06557" w:rsidP="00E06557">
                      <w:r>
                        <w:t xml:space="preserve"># </w:t>
                      </w:r>
                      <w:r>
                        <w:t>移動平均計算用バッファ</w:t>
                      </w:r>
                    </w:p>
                    <w:p w14:paraId="759146E8" w14:textId="77777777" w:rsidR="00E06557" w:rsidRDefault="00E06557" w:rsidP="00E06557">
                      <w:proofErr w:type="spellStart"/>
                      <w:r>
                        <w:t>calc_buffer_t</w:t>
                      </w:r>
                      <w:proofErr w:type="spellEnd"/>
                      <w:r>
                        <w:t xml:space="preserve"> = </w:t>
                      </w:r>
                      <w:proofErr w:type="gramStart"/>
                      <w:r>
                        <w:t>deque(</w:t>
                      </w:r>
                      <w:proofErr w:type="gramEnd"/>
                      <w:r>
                        <w:t>)</w:t>
                      </w:r>
                    </w:p>
                    <w:p w14:paraId="615A2D16" w14:textId="77777777" w:rsidR="00E06557" w:rsidRDefault="00E06557" w:rsidP="00E06557">
                      <w:proofErr w:type="spellStart"/>
                      <w:r>
                        <w:t>calc_buffer_v</w:t>
                      </w:r>
                      <w:proofErr w:type="spellEnd"/>
                      <w:r>
                        <w:t xml:space="preserve"> = </w:t>
                      </w:r>
                      <w:proofErr w:type="gramStart"/>
                      <w:r>
                        <w:t>deque(</w:t>
                      </w:r>
                      <w:proofErr w:type="gramEnd"/>
                      <w:r>
                        <w:t>)</w:t>
                      </w:r>
                    </w:p>
                    <w:p w14:paraId="5B809A1B" w14:textId="77777777" w:rsidR="00E06557" w:rsidRDefault="00E06557" w:rsidP="00E06557"/>
                    <w:p w14:paraId="6FA4D3F9" w14:textId="77777777" w:rsidR="00E06557" w:rsidRDefault="00E06557" w:rsidP="00E06557">
                      <w:r>
                        <w:t xml:space="preserve"># --- 3. </w:t>
                      </w:r>
                      <w:r>
                        <w:t>メイン計測ループ</w:t>
                      </w:r>
                      <w:r>
                        <w:t xml:space="preserve"> ---</w:t>
                      </w:r>
                    </w:p>
                    <w:p w14:paraId="2164F351" w14:textId="77777777" w:rsidR="00E06557" w:rsidRDefault="00E06557" w:rsidP="00E06557">
                      <w:r>
                        <w:t>try:</w:t>
                      </w:r>
                    </w:p>
                    <w:p w14:paraId="38D727A5" w14:textId="77777777" w:rsidR="00E06557" w:rsidRDefault="00E06557" w:rsidP="00E06557">
                      <w:r>
                        <w:t xml:space="preserve">    while True:</w:t>
                      </w:r>
                    </w:p>
                    <w:p w14:paraId="3118A7C7" w14:textId="77777777" w:rsidR="00E06557" w:rsidRDefault="00E06557" w:rsidP="00E06557">
                      <w:r>
                        <w:t xml:space="preserve">        # </w:t>
                      </w:r>
                      <w:r>
                        <w:t>デバイスの状態を確認</w:t>
                      </w:r>
                    </w:p>
                    <w:p w14:paraId="19E95809" w14:textId="77777777" w:rsidR="00E06557" w:rsidRDefault="00E06557" w:rsidP="00E06557">
                      <w:r>
                        <w:t xml:space="preserve">        </w:t>
                      </w:r>
                      <w:proofErr w:type="spellStart"/>
                      <w:proofErr w:type="gramStart"/>
                      <w:r>
                        <w:t>dwf.FDwfAnalogInStatus</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proofErr w:type="gramStart"/>
                      <w:r>
                        <w:t>ctypes.byref</w:t>
                      </w:r>
                      <w:proofErr w:type="spellEnd"/>
                      <w:proofErr w:type="gramEnd"/>
                      <w:r>
                        <w:t>(</w:t>
                      </w:r>
                      <w:proofErr w:type="spellStart"/>
                      <w:r>
                        <w:t>sts</w:t>
                      </w:r>
                      <w:proofErr w:type="spellEnd"/>
                      <w:r>
                        <w:t>))</w:t>
                      </w:r>
                    </w:p>
                    <w:p w14:paraId="27E30379" w14:textId="77777777" w:rsidR="00E06557" w:rsidRDefault="00E06557" w:rsidP="00E06557"/>
                    <w:p w14:paraId="4B090742" w14:textId="77777777" w:rsidR="00E06557" w:rsidRDefault="00E06557" w:rsidP="00E06557">
                      <w:r>
                        <w:t xml:space="preserve">        if </w:t>
                      </w:r>
                      <w:proofErr w:type="spellStart"/>
                      <w:r>
                        <w:t>sts.value</w:t>
                      </w:r>
                      <w:proofErr w:type="spellEnd"/>
                      <w:r>
                        <w:t xml:space="preserve"> == 2: # Done</w:t>
                      </w:r>
                      <w:r>
                        <w:t>状態（データ取得完了）</w:t>
                      </w:r>
                    </w:p>
                    <w:p w14:paraId="346841B3" w14:textId="77777777" w:rsidR="00E06557" w:rsidRDefault="00E06557" w:rsidP="00E06557">
                      <w:r>
                        <w:t xml:space="preserve">            # </w:t>
                      </w:r>
                      <w:r>
                        <w:t>データを取得して最大値を抽出（振幅検知）</w:t>
                      </w:r>
                    </w:p>
                    <w:p w14:paraId="1EAD37E3" w14:textId="77777777" w:rsidR="00E06557" w:rsidRDefault="00E06557" w:rsidP="00E06557">
                      <w:r>
                        <w:t xml:space="preserve">            </w:t>
                      </w:r>
                      <w:proofErr w:type="spellStart"/>
                      <w:proofErr w:type="gramStart"/>
                      <w:r>
                        <w:t>dwf.FDwfAnalogInStatusData</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rgdSamples</w:t>
                      </w:r>
                      <w:proofErr w:type="spellEnd"/>
                      <w:r>
                        <w:t xml:space="preserve">, </w:t>
                      </w:r>
                      <w:proofErr w:type="spellStart"/>
                      <w:r>
                        <w:t>nSamples</w:t>
                      </w:r>
                      <w:proofErr w:type="spellEnd"/>
                      <w:r>
                        <w:t>)</w:t>
                      </w:r>
                    </w:p>
                    <w:p w14:paraId="7645BA5B" w14:textId="77777777" w:rsidR="00E06557" w:rsidRDefault="00E06557" w:rsidP="00E06557">
                      <w:r>
                        <w:t xml:space="preserve">            </w:t>
                      </w:r>
                      <w:proofErr w:type="spellStart"/>
                      <w:r>
                        <w:t>data_chunk</w:t>
                      </w:r>
                      <w:proofErr w:type="spellEnd"/>
                      <w:r>
                        <w:t xml:space="preserve"> = </w:t>
                      </w:r>
                      <w:proofErr w:type="spellStart"/>
                      <w:proofErr w:type="gramStart"/>
                      <w:r>
                        <w:t>np.frombuffer</w:t>
                      </w:r>
                      <w:proofErr w:type="spellEnd"/>
                      <w:proofErr w:type="gramEnd"/>
                      <w:r>
                        <w:t>(</w:t>
                      </w:r>
                      <w:proofErr w:type="spellStart"/>
                      <w:r>
                        <w:t>rgdSamples</w:t>
                      </w:r>
                      <w:proofErr w:type="spellEnd"/>
                      <w:r>
                        <w:t xml:space="preserve">, </w:t>
                      </w:r>
                      <w:proofErr w:type="spellStart"/>
                      <w:r>
                        <w:t>dtype</w:t>
                      </w:r>
                      <w:proofErr w:type="spellEnd"/>
                      <w:r>
                        <w:t>=</w:t>
                      </w:r>
                      <w:proofErr w:type="gramStart"/>
                      <w:r>
                        <w:t>np.float</w:t>
                      </w:r>
                      <w:proofErr w:type="gramEnd"/>
                      <w:r>
                        <w:t>64)</w:t>
                      </w:r>
                    </w:p>
                    <w:p w14:paraId="6C0B2C6B" w14:textId="77777777" w:rsidR="00E06557" w:rsidRDefault="00E06557" w:rsidP="00E06557">
                      <w:r>
                        <w:t xml:space="preserve">            </w:t>
                      </w:r>
                      <w:proofErr w:type="spellStart"/>
                      <w:r>
                        <w:t>current_val</w:t>
                      </w:r>
                      <w:proofErr w:type="spellEnd"/>
                      <w:r>
                        <w:t xml:space="preserve"> = </w:t>
                      </w:r>
                      <w:proofErr w:type="spellStart"/>
                      <w:r>
                        <w:t>np.max</w:t>
                      </w:r>
                      <w:proofErr w:type="spellEnd"/>
                      <w:r>
                        <w:t>(</w:t>
                      </w:r>
                      <w:proofErr w:type="spellStart"/>
                      <w:r>
                        <w:t>data_chunk</w:t>
                      </w:r>
                      <w:proofErr w:type="spellEnd"/>
                      <w:r>
                        <w:t>)</w:t>
                      </w:r>
                    </w:p>
                    <w:p w14:paraId="03B3EC5A" w14:textId="77777777" w:rsidR="00E06557" w:rsidRDefault="00E06557" w:rsidP="00E06557">
                      <w:r>
                        <w:t xml:space="preserve">            </w:t>
                      </w:r>
                      <w:proofErr w:type="spellStart"/>
                      <w:r>
                        <w:t>current_t</w:t>
                      </w:r>
                      <w:proofErr w:type="spellEnd"/>
                      <w:r>
                        <w:t xml:space="preserve"> = </w:t>
                      </w:r>
                      <w:proofErr w:type="spellStart"/>
                      <w:proofErr w:type="gramStart"/>
                      <w:r>
                        <w:t>time.time</w:t>
                      </w:r>
                      <w:proofErr w:type="spellEnd"/>
                      <w:proofErr w:type="gramEnd"/>
                      <w:r>
                        <w:t xml:space="preserve">() - </w:t>
                      </w:r>
                      <w:proofErr w:type="spellStart"/>
                      <w:r>
                        <w:t>start_time</w:t>
                      </w:r>
                      <w:proofErr w:type="spellEnd"/>
                    </w:p>
                    <w:p w14:paraId="287EE654" w14:textId="77777777" w:rsidR="00E06557" w:rsidRDefault="00E06557" w:rsidP="00E06557">
                      <w:r>
                        <w:t xml:space="preserve">            </w:t>
                      </w:r>
                    </w:p>
                    <w:p w14:paraId="2756EFBF" w14:textId="77777777" w:rsidR="00E06557" w:rsidRDefault="00E06557" w:rsidP="00E06557">
                      <w:r>
                        <w:t xml:space="preserve">            # --- </w:t>
                      </w:r>
                      <w:r>
                        <w:t>移動平均の計算ロジック</w:t>
                      </w:r>
                      <w:r>
                        <w:t xml:space="preserve"> ---</w:t>
                      </w:r>
                    </w:p>
                    <w:p w14:paraId="4D3833F3" w14:textId="77777777" w:rsidR="00E06557" w:rsidRDefault="00E06557" w:rsidP="00E06557">
                      <w:r>
                        <w:t xml:space="preserve">            </w:t>
                      </w:r>
                      <w:proofErr w:type="spellStart"/>
                      <w:r>
                        <w:t>calc_buffer_</w:t>
                      </w:r>
                      <w:proofErr w:type="gramStart"/>
                      <w:r>
                        <w:t>t.append</w:t>
                      </w:r>
                      <w:proofErr w:type="spellEnd"/>
                      <w:proofErr w:type="gramEnd"/>
                      <w:r>
                        <w:t>(</w:t>
                      </w:r>
                      <w:proofErr w:type="spellStart"/>
                      <w:r>
                        <w:t>current_t</w:t>
                      </w:r>
                      <w:proofErr w:type="spellEnd"/>
                      <w:r>
                        <w:t>)</w:t>
                      </w:r>
                    </w:p>
                    <w:p w14:paraId="002DC8A6" w14:textId="77777777" w:rsidR="00E06557" w:rsidRDefault="00E06557" w:rsidP="00E06557">
                      <w:r>
                        <w:t xml:space="preserve">            </w:t>
                      </w:r>
                      <w:proofErr w:type="spellStart"/>
                      <w:r>
                        <w:t>calc_buffer_</w:t>
                      </w:r>
                      <w:proofErr w:type="gramStart"/>
                      <w:r>
                        <w:t>v.append</w:t>
                      </w:r>
                      <w:proofErr w:type="spellEnd"/>
                      <w:proofErr w:type="gramEnd"/>
                      <w:r>
                        <w:t>(</w:t>
                      </w:r>
                      <w:proofErr w:type="spellStart"/>
                      <w:r>
                        <w:t>current_val</w:t>
                      </w:r>
                      <w:proofErr w:type="spellEnd"/>
                      <w:r>
                        <w:t>)</w:t>
                      </w:r>
                    </w:p>
                    <w:p w14:paraId="777733D6" w14:textId="77777777" w:rsidR="00E06557" w:rsidRDefault="00E06557" w:rsidP="00E06557">
                      <w:r>
                        <w:t xml:space="preserve">            # 5</w:t>
                      </w:r>
                      <w:r>
                        <w:t>秒以上前のデータはバッファから削除</w:t>
                      </w:r>
                    </w:p>
                    <w:p w14:paraId="330C870A" w14:textId="77777777" w:rsidR="00E06557" w:rsidRDefault="00E06557" w:rsidP="00E06557">
                      <w:r>
                        <w:t xml:space="preserve">            while </w:t>
                      </w:r>
                      <w:proofErr w:type="spellStart"/>
                      <w:r>
                        <w:t>len</w:t>
                      </w:r>
                      <w:proofErr w:type="spellEnd"/>
                      <w:r>
                        <w:t>(</w:t>
                      </w:r>
                      <w:proofErr w:type="spellStart"/>
                      <w:r>
                        <w:t>calc_buffer_t</w:t>
                      </w:r>
                      <w:proofErr w:type="spellEnd"/>
                      <w:r>
                        <w:t>) &gt; 0 and (</w:t>
                      </w:r>
                      <w:proofErr w:type="spellStart"/>
                      <w:r>
                        <w:t>calc_buffer_</w:t>
                      </w:r>
                      <w:proofErr w:type="gramStart"/>
                      <w:r>
                        <w:t>t</w:t>
                      </w:r>
                      <w:proofErr w:type="spellEnd"/>
                      <w:r>
                        <w:t>[</w:t>
                      </w:r>
                      <w:proofErr w:type="gramEnd"/>
                      <w:r>
                        <w:t xml:space="preserve">0] &lt; </w:t>
                      </w:r>
                      <w:proofErr w:type="spellStart"/>
                      <w:r>
                        <w:t>current_t</w:t>
                      </w:r>
                      <w:proofErr w:type="spellEnd"/>
                      <w:r>
                        <w:t xml:space="preserve"> - AVERAGE_WINDOW):</w:t>
                      </w:r>
                    </w:p>
                    <w:p w14:paraId="02A55AE3" w14:textId="77777777" w:rsidR="00E06557" w:rsidRDefault="00E06557" w:rsidP="00E06557">
                      <w:r>
                        <w:t xml:space="preserve">                </w:t>
                      </w:r>
                      <w:proofErr w:type="spellStart"/>
                      <w:r>
                        <w:t>calc_buffer_</w:t>
                      </w:r>
                      <w:proofErr w:type="gramStart"/>
                      <w:r>
                        <w:t>t.popleft</w:t>
                      </w:r>
                      <w:proofErr w:type="spellEnd"/>
                      <w:proofErr w:type="gramEnd"/>
                      <w:r>
                        <w:t>()</w:t>
                      </w:r>
                    </w:p>
                    <w:p w14:paraId="1C9C582F" w14:textId="77777777" w:rsidR="00E06557" w:rsidRDefault="00E06557" w:rsidP="00E06557">
                      <w:r>
                        <w:t xml:space="preserve">                </w:t>
                      </w:r>
                      <w:proofErr w:type="spellStart"/>
                      <w:r>
                        <w:t>calc_buffer_</w:t>
                      </w:r>
                      <w:proofErr w:type="gramStart"/>
                      <w:r>
                        <w:t>v.popleft</w:t>
                      </w:r>
                      <w:proofErr w:type="spellEnd"/>
                      <w:proofErr w:type="gramEnd"/>
                      <w:r>
                        <w:t>()</w:t>
                      </w:r>
                    </w:p>
                    <w:p w14:paraId="34EFD2E0" w14:textId="77777777" w:rsidR="00E06557" w:rsidRDefault="00E06557" w:rsidP="00E06557">
                      <w:r>
                        <w:t xml:space="preserve">            </w:t>
                      </w:r>
                    </w:p>
                    <w:p w14:paraId="6F79B702" w14:textId="77777777" w:rsidR="00E06557" w:rsidRDefault="00E06557" w:rsidP="00E06557">
                      <w:r>
                        <w:t xml:space="preserve">            # </w:t>
                      </w:r>
                      <w:r>
                        <w:t>過去</w:t>
                      </w:r>
                      <w:r>
                        <w:t>5</w:t>
                      </w:r>
                      <w:r>
                        <w:t>秒間の平均値を算出</w:t>
                      </w:r>
                    </w:p>
                    <w:p w14:paraId="2B6ECD8D" w14:textId="77777777" w:rsidR="00E06557" w:rsidRDefault="00E06557" w:rsidP="00E06557">
                      <w:r>
                        <w:t xml:space="preserve">            </w:t>
                      </w:r>
                      <w:proofErr w:type="spellStart"/>
                      <w:r>
                        <w:t>current_avg</w:t>
                      </w:r>
                      <w:proofErr w:type="spellEnd"/>
                      <w:r>
                        <w:t xml:space="preserve"> = sum(</w:t>
                      </w:r>
                      <w:proofErr w:type="spellStart"/>
                      <w:r>
                        <w:t>calc_buffer_v</w:t>
                      </w:r>
                      <w:proofErr w:type="spellEnd"/>
                      <w:r>
                        <w:t xml:space="preserve">) / </w:t>
                      </w:r>
                      <w:proofErr w:type="spellStart"/>
                      <w:r>
                        <w:t>len</w:t>
                      </w:r>
                      <w:proofErr w:type="spellEnd"/>
                      <w:r>
                        <w:t>(</w:t>
                      </w:r>
                      <w:proofErr w:type="spellStart"/>
                      <w:r>
                        <w:t>calc_buffer_v</w:t>
                      </w:r>
                      <w:proofErr w:type="spellEnd"/>
                      <w:r>
                        <w:t xml:space="preserve">) if </w:t>
                      </w:r>
                      <w:proofErr w:type="spellStart"/>
                      <w:r>
                        <w:t>len</w:t>
                      </w:r>
                      <w:proofErr w:type="spellEnd"/>
                      <w:r>
                        <w:t>(</w:t>
                      </w:r>
                      <w:proofErr w:type="spellStart"/>
                      <w:r>
                        <w:t>calc_buffer_v</w:t>
                      </w:r>
                      <w:proofErr w:type="spellEnd"/>
                      <w:r>
                        <w:t xml:space="preserve">) &gt; 0 else </w:t>
                      </w:r>
                      <w:proofErr w:type="spellStart"/>
                      <w:r>
                        <w:t>current_val</w:t>
                      </w:r>
                      <w:proofErr w:type="spellEnd"/>
                    </w:p>
                    <w:p w14:paraId="54D05D6F" w14:textId="77777777" w:rsidR="00E06557" w:rsidRDefault="00E06557" w:rsidP="00E06557">
                      <w:r>
                        <w:t xml:space="preserve">            </w:t>
                      </w:r>
                    </w:p>
                    <w:p w14:paraId="589D428A" w14:textId="77777777" w:rsidR="00E06557" w:rsidRDefault="00E06557" w:rsidP="00E06557">
                      <w:r>
                        <w:t xml:space="preserve">            # --- </w:t>
                      </w:r>
                      <w:r>
                        <w:t>判定ロジック</w:t>
                      </w:r>
                      <w:r>
                        <w:t xml:space="preserve"> ---</w:t>
                      </w:r>
                    </w:p>
                    <w:p w14:paraId="240E9275" w14:textId="77777777" w:rsidR="00E06557" w:rsidRDefault="00E06557" w:rsidP="00E06557">
                      <w:r>
                        <w:t xml:space="preserve">            diff = </w:t>
                      </w:r>
                      <w:proofErr w:type="spellStart"/>
                      <w:r>
                        <w:t>current_val</w:t>
                      </w:r>
                      <w:proofErr w:type="spellEnd"/>
                      <w:r>
                        <w:t xml:space="preserve"> - </w:t>
                      </w:r>
                      <w:proofErr w:type="spellStart"/>
                      <w:r>
                        <w:t>current_avg</w:t>
                      </w:r>
                      <w:proofErr w:type="spellEnd"/>
                    </w:p>
                    <w:p w14:paraId="5E1562AD" w14:textId="77777777" w:rsidR="00E06557" w:rsidRDefault="00E06557" w:rsidP="00E06557">
                      <w:r>
                        <w:t xml:space="preserve">            </w:t>
                      </w:r>
                      <w:proofErr w:type="spellStart"/>
                      <w:r>
                        <w:t>threshold_v</w:t>
                      </w:r>
                      <w:proofErr w:type="spellEnd"/>
                      <w:r>
                        <w:t xml:space="preserve"> = THRESHOLD_MV / 1000.0</w:t>
                      </w:r>
                    </w:p>
                    <w:p w14:paraId="75776E52" w14:textId="77777777" w:rsidR="00E06557" w:rsidRDefault="00E06557" w:rsidP="00E06557">
                      <w:r>
                        <w:t xml:space="preserve">            </w:t>
                      </w:r>
                    </w:p>
                    <w:p w14:paraId="01D03A13" w14:textId="77777777" w:rsidR="00E06557" w:rsidRDefault="00E06557" w:rsidP="00E06557">
                      <w:r>
                        <w:t xml:space="preserve">            # </w:t>
                      </w:r>
                      <w:r>
                        <w:t>現在値と平均値の差分が閾値を超えたら検知</w:t>
                      </w:r>
                    </w:p>
                    <w:p w14:paraId="2C50AF2A" w14:textId="77777777" w:rsidR="00E06557" w:rsidRDefault="00E06557" w:rsidP="00E06557">
                      <w:r>
                        <w:t xml:space="preserve">            if diff &gt; </w:t>
                      </w:r>
                      <w:proofErr w:type="spellStart"/>
                      <w:r>
                        <w:t>threshold_v</w:t>
                      </w:r>
                      <w:proofErr w:type="spellEnd"/>
                      <w:r>
                        <w:t>:</w:t>
                      </w:r>
                    </w:p>
                    <w:p w14:paraId="2E5CA3F2" w14:textId="77777777" w:rsidR="00E06557" w:rsidRDefault="00E06557" w:rsidP="00E06557">
                      <w:r>
                        <w:t xml:space="preserve">                </w:t>
                      </w:r>
                      <w:proofErr w:type="gramStart"/>
                      <w:r>
                        <w:t>print(</w:t>
                      </w:r>
                      <w:proofErr w:type="spellStart"/>
                      <w:proofErr w:type="gramEnd"/>
                      <w:r>
                        <w:t>f"UP</w:t>
                      </w:r>
                      <w:proofErr w:type="spellEnd"/>
                      <w:r>
                        <w:t xml:space="preserve"> DETECTED! (+{diff*1000:.0f} mV)")</w:t>
                      </w:r>
                    </w:p>
                    <w:p w14:paraId="330A428C" w14:textId="77777777" w:rsidR="00E06557" w:rsidRDefault="00E06557" w:rsidP="00E06557">
                      <w:r>
                        <w:t xml:space="preserve">            </w:t>
                      </w:r>
                      <w:proofErr w:type="spellStart"/>
                      <w:r>
                        <w:t>elif</w:t>
                      </w:r>
                      <w:proofErr w:type="spellEnd"/>
                      <w:r>
                        <w:t xml:space="preserve"> diff &lt; -</w:t>
                      </w:r>
                      <w:proofErr w:type="spellStart"/>
                      <w:r>
                        <w:t>threshold_v</w:t>
                      </w:r>
                      <w:proofErr w:type="spellEnd"/>
                      <w:r>
                        <w:t>:</w:t>
                      </w:r>
                    </w:p>
                    <w:p w14:paraId="2BA7C136" w14:textId="77777777" w:rsidR="00E06557" w:rsidRDefault="00E06557" w:rsidP="00E06557">
                      <w:r>
                        <w:t xml:space="preserve">                </w:t>
                      </w:r>
                      <w:proofErr w:type="gramStart"/>
                      <w:r>
                        <w:t>print(</w:t>
                      </w:r>
                      <w:proofErr w:type="spellStart"/>
                      <w:proofErr w:type="gramEnd"/>
                      <w:r>
                        <w:t>f"DOWN</w:t>
                      </w:r>
                      <w:proofErr w:type="spellEnd"/>
                      <w:r>
                        <w:t xml:space="preserve"> DETECTED! ({diff*1000:.0f} mV)")</w:t>
                      </w:r>
                    </w:p>
                    <w:p w14:paraId="5DAC11FA" w14:textId="77777777" w:rsidR="00E06557" w:rsidRDefault="00E06557" w:rsidP="00E06557"/>
                    <w:p w14:paraId="2D3A8A19" w14:textId="77777777" w:rsidR="00E06557" w:rsidRDefault="00E06557" w:rsidP="00E06557">
                      <w:r>
                        <w:t xml:space="preserve">            # ... (</w:t>
                      </w:r>
                      <w:r>
                        <w:t>グラフ描画処理は省略</w:t>
                      </w:r>
                      <w:r>
                        <w:t>) ...</w:t>
                      </w:r>
                    </w:p>
                    <w:p w14:paraId="39D0B899" w14:textId="77777777" w:rsidR="00E06557" w:rsidRDefault="00E06557" w:rsidP="00E06557"/>
                    <w:p w14:paraId="1746A56B" w14:textId="77777777" w:rsidR="00E06557" w:rsidRDefault="00E06557" w:rsidP="00E06557">
                      <w:r>
                        <w:t xml:space="preserve">except </w:t>
                      </w:r>
                      <w:proofErr w:type="spellStart"/>
                      <w:r>
                        <w:t>KeyboardInterrupt</w:t>
                      </w:r>
                      <w:proofErr w:type="spellEnd"/>
                      <w:r>
                        <w:t>:</w:t>
                      </w:r>
                    </w:p>
                    <w:p w14:paraId="0C44B990" w14:textId="77777777" w:rsidR="00E06557" w:rsidRDefault="00E06557" w:rsidP="00E06557">
                      <w:r>
                        <w:t xml:space="preserve">    pass</w:t>
                      </w:r>
                    </w:p>
                  </w:txbxContent>
                </v:textbox>
              </v:shape>
            </w:pict>
          </mc:Fallback>
        </mc:AlternateContent>
      </w:r>
      <w:r>
        <w:br w:type="page"/>
      </w:r>
    </w:p>
    <w:p w14:paraId="2FE5895C" w14:textId="24ED7F81" w:rsidR="00E06557" w:rsidRDefault="0011440E" w:rsidP="000A230B">
      <w:r>
        <w:rPr>
          <w:rFonts w:hint="eastAsia"/>
          <w:noProof/>
        </w:rPr>
        <w:lastRenderedPageBreak/>
        <mc:AlternateContent>
          <mc:Choice Requires="wps">
            <w:drawing>
              <wp:anchor distT="0" distB="0" distL="114300" distR="114300" simplePos="0" relativeHeight="251663360" behindDoc="0" locked="0" layoutInCell="1" allowOverlap="1" wp14:anchorId="464134C8" wp14:editId="0E9D8EC6">
                <wp:simplePos x="0" y="0"/>
                <wp:positionH relativeFrom="column">
                  <wp:posOffset>-2773</wp:posOffset>
                </wp:positionH>
                <wp:positionV relativeFrom="paragraph">
                  <wp:posOffset>-2043</wp:posOffset>
                </wp:positionV>
                <wp:extent cx="5495453" cy="4535786"/>
                <wp:effectExtent l="0" t="0" r="16510" b="11430"/>
                <wp:wrapNone/>
                <wp:docPr id="2096026159" name="テキスト ボックス 1"/>
                <wp:cNvGraphicFramePr/>
                <a:graphic xmlns:a="http://schemas.openxmlformats.org/drawingml/2006/main">
                  <a:graphicData uri="http://schemas.microsoft.com/office/word/2010/wordprocessingShape">
                    <wps:wsp>
                      <wps:cNvSpPr txBox="1"/>
                      <wps:spPr>
                        <a:xfrm>
                          <a:off x="0" y="0"/>
                          <a:ext cx="5495453" cy="4535786"/>
                        </a:xfrm>
                        <a:prstGeom prst="rect">
                          <a:avLst/>
                        </a:prstGeom>
                        <a:solidFill>
                          <a:schemeClr val="lt1"/>
                        </a:solidFill>
                        <a:ln w="6350">
                          <a:solidFill>
                            <a:prstClr val="black"/>
                          </a:solidFill>
                        </a:ln>
                      </wps:spPr>
                      <wps:txbx>
                        <w:txbxContent>
                          <w:p w14:paraId="7F7F29CA" w14:textId="5BABF107" w:rsidR="0011440E" w:rsidRDefault="0011440E" w:rsidP="0011440E">
                            <w:r>
                              <w:t xml:space="preserve">            # </w:t>
                            </w:r>
                            <w:r>
                              <w:t>過去</w:t>
                            </w:r>
                            <w:r>
                              <w:t>5</w:t>
                            </w:r>
                            <w:r>
                              <w:t>秒間の平均値を算出</w:t>
                            </w:r>
                          </w:p>
                          <w:p w14:paraId="4C7328A3" w14:textId="77777777" w:rsidR="0011440E" w:rsidRDefault="0011440E" w:rsidP="0011440E">
                            <w:r>
                              <w:t xml:space="preserve">            </w:t>
                            </w:r>
                            <w:proofErr w:type="spellStart"/>
                            <w:r>
                              <w:t>current_avg</w:t>
                            </w:r>
                            <w:proofErr w:type="spellEnd"/>
                            <w:r>
                              <w:t xml:space="preserve"> = sum(</w:t>
                            </w:r>
                            <w:proofErr w:type="spellStart"/>
                            <w:r>
                              <w:t>calc_buffer_v</w:t>
                            </w:r>
                            <w:proofErr w:type="spellEnd"/>
                            <w:r>
                              <w:t xml:space="preserve">) / </w:t>
                            </w:r>
                            <w:proofErr w:type="spellStart"/>
                            <w:r>
                              <w:t>len</w:t>
                            </w:r>
                            <w:proofErr w:type="spellEnd"/>
                            <w:r>
                              <w:t>(</w:t>
                            </w:r>
                            <w:proofErr w:type="spellStart"/>
                            <w:r>
                              <w:t>calc_buffer_v</w:t>
                            </w:r>
                            <w:proofErr w:type="spellEnd"/>
                            <w:r>
                              <w:t xml:space="preserve">) if </w:t>
                            </w:r>
                            <w:proofErr w:type="spellStart"/>
                            <w:r>
                              <w:t>len</w:t>
                            </w:r>
                            <w:proofErr w:type="spellEnd"/>
                            <w:r>
                              <w:t>(</w:t>
                            </w:r>
                            <w:proofErr w:type="spellStart"/>
                            <w:r>
                              <w:t>calc_buffer_v</w:t>
                            </w:r>
                            <w:proofErr w:type="spellEnd"/>
                            <w:r>
                              <w:t xml:space="preserve">) &gt; 0 else </w:t>
                            </w:r>
                            <w:proofErr w:type="spellStart"/>
                            <w:r>
                              <w:t>current_val</w:t>
                            </w:r>
                            <w:proofErr w:type="spellEnd"/>
                          </w:p>
                          <w:p w14:paraId="78EAD199" w14:textId="77777777" w:rsidR="0011440E" w:rsidRDefault="0011440E" w:rsidP="0011440E">
                            <w:r>
                              <w:t xml:space="preserve">            </w:t>
                            </w:r>
                          </w:p>
                          <w:p w14:paraId="6377D95C" w14:textId="77777777" w:rsidR="0011440E" w:rsidRDefault="0011440E" w:rsidP="0011440E">
                            <w:r>
                              <w:t xml:space="preserve">            # --- </w:t>
                            </w:r>
                            <w:r>
                              <w:t>判定ロジック</w:t>
                            </w:r>
                            <w:r>
                              <w:t xml:space="preserve"> ---</w:t>
                            </w:r>
                          </w:p>
                          <w:p w14:paraId="07DA8527" w14:textId="77777777" w:rsidR="0011440E" w:rsidRDefault="0011440E" w:rsidP="0011440E">
                            <w:r>
                              <w:t xml:space="preserve">            diff = </w:t>
                            </w:r>
                            <w:proofErr w:type="spellStart"/>
                            <w:r>
                              <w:t>current_val</w:t>
                            </w:r>
                            <w:proofErr w:type="spellEnd"/>
                            <w:r>
                              <w:t xml:space="preserve"> - </w:t>
                            </w:r>
                            <w:proofErr w:type="spellStart"/>
                            <w:r>
                              <w:t>current_avg</w:t>
                            </w:r>
                            <w:proofErr w:type="spellEnd"/>
                          </w:p>
                          <w:p w14:paraId="6532DDC4" w14:textId="77777777" w:rsidR="0011440E" w:rsidRDefault="0011440E" w:rsidP="0011440E">
                            <w:r>
                              <w:t xml:space="preserve">            </w:t>
                            </w:r>
                            <w:proofErr w:type="spellStart"/>
                            <w:r>
                              <w:t>threshold_v</w:t>
                            </w:r>
                            <w:proofErr w:type="spellEnd"/>
                            <w:r>
                              <w:t xml:space="preserve"> = THRESHOLD_MV / 1000.0</w:t>
                            </w:r>
                          </w:p>
                          <w:p w14:paraId="6B7295AC" w14:textId="77777777" w:rsidR="0011440E" w:rsidRDefault="0011440E" w:rsidP="0011440E">
                            <w:r>
                              <w:t xml:space="preserve">            </w:t>
                            </w:r>
                          </w:p>
                          <w:p w14:paraId="25E4CFC9" w14:textId="77777777" w:rsidR="0011440E" w:rsidRDefault="0011440E" w:rsidP="0011440E">
                            <w:r>
                              <w:t xml:space="preserve">            # </w:t>
                            </w:r>
                            <w:r>
                              <w:t>現在値と平均値の差分が閾値を超えたら検知</w:t>
                            </w:r>
                          </w:p>
                          <w:p w14:paraId="560425DD" w14:textId="77777777" w:rsidR="0011440E" w:rsidRDefault="0011440E" w:rsidP="0011440E">
                            <w:r>
                              <w:t xml:space="preserve">            if diff &gt; </w:t>
                            </w:r>
                            <w:proofErr w:type="spellStart"/>
                            <w:r>
                              <w:t>threshold_v</w:t>
                            </w:r>
                            <w:proofErr w:type="spellEnd"/>
                            <w:r>
                              <w:t>:</w:t>
                            </w:r>
                          </w:p>
                          <w:p w14:paraId="782D72F0" w14:textId="77777777" w:rsidR="0011440E" w:rsidRDefault="0011440E" w:rsidP="0011440E">
                            <w:r>
                              <w:t xml:space="preserve">                </w:t>
                            </w:r>
                            <w:proofErr w:type="gramStart"/>
                            <w:r>
                              <w:t>print(</w:t>
                            </w:r>
                            <w:proofErr w:type="spellStart"/>
                            <w:proofErr w:type="gramEnd"/>
                            <w:r>
                              <w:t>f"UP</w:t>
                            </w:r>
                            <w:proofErr w:type="spellEnd"/>
                            <w:r>
                              <w:t xml:space="preserve"> DETECTED! (+{diff*1000:.0f} mV)")</w:t>
                            </w:r>
                          </w:p>
                          <w:p w14:paraId="029F515C" w14:textId="77777777" w:rsidR="0011440E" w:rsidRDefault="0011440E" w:rsidP="0011440E">
                            <w:r>
                              <w:t xml:space="preserve">            </w:t>
                            </w:r>
                            <w:proofErr w:type="spellStart"/>
                            <w:r>
                              <w:t>elif</w:t>
                            </w:r>
                            <w:proofErr w:type="spellEnd"/>
                            <w:r>
                              <w:t xml:space="preserve"> diff &lt; -</w:t>
                            </w:r>
                            <w:proofErr w:type="spellStart"/>
                            <w:r>
                              <w:t>threshold_v</w:t>
                            </w:r>
                            <w:proofErr w:type="spellEnd"/>
                            <w:r>
                              <w:t>:</w:t>
                            </w:r>
                          </w:p>
                          <w:p w14:paraId="3500E6C0" w14:textId="77777777" w:rsidR="0011440E" w:rsidRDefault="0011440E" w:rsidP="0011440E">
                            <w:r>
                              <w:t xml:space="preserve">                </w:t>
                            </w:r>
                            <w:proofErr w:type="gramStart"/>
                            <w:r>
                              <w:t>print(</w:t>
                            </w:r>
                            <w:proofErr w:type="spellStart"/>
                            <w:proofErr w:type="gramEnd"/>
                            <w:r>
                              <w:t>f"DOWN</w:t>
                            </w:r>
                            <w:proofErr w:type="spellEnd"/>
                            <w:r>
                              <w:t xml:space="preserve"> DETECTED! ({diff*1000:.0f} mV)")</w:t>
                            </w:r>
                          </w:p>
                          <w:p w14:paraId="7EA133A8" w14:textId="77777777" w:rsidR="0011440E" w:rsidRDefault="0011440E" w:rsidP="0011440E"/>
                          <w:p w14:paraId="0947B80F" w14:textId="77777777" w:rsidR="0011440E" w:rsidRDefault="0011440E" w:rsidP="0011440E">
                            <w:r>
                              <w:t xml:space="preserve">            # ... (</w:t>
                            </w:r>
                            <w:r>
                              <w:t>グラフ描画処理は省略</w:t>
                            </w:r>
                            <w:r>
                              <w:t>) ...</w:t>
                            </w:r>
                          </w:p>
                          <w:p w14:paraId="1F6CCCE0" w14:textId="77777777" w:rsidR="0011440E" w:rsidRDefault="0011440E" w:rsidP="0011440E"/>
                          <w:p w14:paraId="2BFC7469" w14:textId="77777777" w:rsidR="0011440E" w:rsidRDefault="0011440E" w:rsidP="0011440E">
                            <w:r>
                              <w:t xml:space="preserve">except </w:t>
                            </w:r>
                            <w:proofErr w:type="spellStart"/>
                            <w:r>
                              <w:t>KeyboardInterrupt</w:t>
                            </w:r>
                            <w:proofErr w:type="spellEnd"/>
                            <w:r>
                              <w:t>:</w:t>
                            </w:r>
                          </w:p>
                          <w:p w14:paraId="0F0A9B1E" w14:textId="77777777" w:rsidR="0011440E" w:rsidRDefault="0011440E" w:rsidP="0011440E">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134C8" id="_x0000_s1028" type="#_x0000_t202" style="position:absolute;margin-left:-.2pt;margin-top:-.15pt;width:432.7pt;height:35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" fillcolor="white [3201]" strokeweight=".5pt">
                <v:textbox>
                  <w:txbxContent>
                    <w:p w14:paraId="7F7F29CA" w14:textId="5BABF107" w:rsidR="0011440E" w:rsidRDefault="0011440E" w:rsidP="0011440E">
                      <w:r>
                        <w:t xml:space="preserve">            # </w:t>
                      </w:r>
                      <w:r>
                        <w:t>過去</w:t>
                      </w:r>
                      <w:r>
                        <w:t>5</w:t>
                      </w:r>
                      <w:r>
                        <w:t>秒間の平均値を算出</w:t>
                      </w:r>
                    </w:p>
                    <w:p w14:paraId="4C7328A3" w14:textId="77777777" w:rsidR="0011440E" w:rsidRDefault="0011440E" w:rsidP="0011440E">
                      <w:r>
                        <w:t xml:space="preserve">            </w:t>
                      </w:r>
                      <w:proofErr w:type="spellStart"/>
                      <w:r>
                        <w:t>current_avg</w:t>
                      </w:r>
                      <w:proofErr w:type="spellEnd"/>
                      <w:r>
                        <w:t xml:space="preserve"> = sum(</w:t>
                      </w:r>
                      <w:proofErr w:type="spellStart"/>
                      <w:r>
                        <w:t>calc_buffer_v</w:t>
                      </w:r>
                      <w:proofErr w:type="spellEnd"/>
                      <w:r>
                        <w:t xml:space="preserve">) / </w:t>
                      </w:r>
                      <w:proofErr w:type="spellStart"/>
                      <w:r>
                        <w:t>len</w:t>
                      </w:r>
                      <w:proofErr w:type="spellEnd"/>
                      <w:r>
                        <w:t>(</w:t>
                      </w:r>
                      <w:proofErr w:type="spellStart"/>
                      <w:r>
                        <w:t>calc_buffer_v</w:t>
                      </w:r>
                      <w:proofErr w:type="spellEnd"/>
                      <w:r>
                        <w:t xml:space="preserve">) if </w:t>
                      </w:r>
                      <w:proofErr w:type="spellStart"/>
                      <w:r>
                        <w:t>len</w:t>
                      </w:r>
                      <w:proofErr w:type="spellEnd"/>
                      <w:r>
                        <w:t>(</w:t>
                      </w:r>
                      <w:proofErr w:type="spellStart"/>
                      <w:r>
                        <w:t>calc_buffer_v</w:t>
                      </w:r>
                      <w:proofErr w:type="spellEnd"/>
                      <w:r>
                        <w:t xml:space="preserve">) &gt; 0 else </w:t>
                      </w:r>
                      <w:proofErr w:type="spellStart"/>
                      <w:r>
                        <w:t>current_val</w:t>
                      </w:r>
                      <w:proofErr w:type="spellEnd"/>
                    </w:p>
                    <w:p w14:paraId="78EAD199" w14:textId="77777777" w:rsidR="0011440E" w:rsidRDefault="0011440E" w:rsidP="0011440E">
                      <w:r>
                        <w:t xml:space="preserve">            </w:t>
                      </w:r>
                    </w:p>
                    <w:p w14:paraId="6377D95C" w14:textId="77777777" w:rsidR="0011440E" w:rsidRDefault="0011440E" w:rsidP="0011440E">
                      <w:r>
                        <w:t xml:space="preserve">            # --- </w:t>
                      </w:r>
                      <w:r>
                        <w:t>判定ロジック</w:t>
                      </w:r>
                      <w:r>
                        <w:t xml:space="preserve"> ---</w:t>
                      </w:r>
                    </w:p>
                    <w:p w14:paraId="07DA8527" w14:textId="77777777" w:rsidR="0011440E" w:rsidRDefault="0011440E" w:rsidP="0011440E">
                      <w:r>
                        <w:t xml:space="preserve">            diff = </w:t>
                      </w:r>
                      <w:proofErr w:type="spellStart"/>
                      <w:r>
                        <w:t>current_val</w:t>
                      </w:r>
                      <w:proofErr w:type="spellEnd"/>
                      <w:r>
                        <w:t xml:space="preserve"> - </w:t>
                      </w:r>
                      <w:proofErr w:type="spellStart"/>
                      <w:r>
                        <w:t>current_avg</w:t>
                      </w:r>
                      <w:proofErr w:type="spellEnd"/>
                    </w:p>
                    <w:p w14:paraId="6532DDC4" w14:textId="77777777" w:rsidR="0011440E" w:rsidRDefault="0011440E" w:rsidP="0011440E">
                      <w:r>
                        <w:t xml:space="preserve">            </w:t>
                      </w:r>
                      <w:proofErr w:type="spellStart"/>
                      <w:r>
                        <w:t>threshold_v</w:t>
                      </w:r>
                      <w:proofErr w:type="spellEnd"/>
                      <w:r>
                        <w:t xml:space="preserve"> = THRESHOLD_MV / 1000.0</w:t>
                      </w:r>
                    </w:p>
                    <w:p w14:paraId="6B7295AC" w14:textId="77777777" w:rsidR="0011440E" w:rsidRDefault="0011440E" w:rsidP="0011440E">
                      <w:r>
                        <w:t xml:space="preserve">            </w:t>
                      </w:r>
                    </w:p>
                    <w:p w14:paraId="25E4CFC9" w14:textId="77777777" w:rsidR="0011440E" w:rsidRDefault="0011440E" w:rsidP="0011440E">
                      <w:r>
                        <w:t xml:space="preserve">            # </w:t>
                      </w:r>
                      <w:r>
                        <w:t>現在値と平均値の差分が閾値を超えたら検知</w:t>
                      </w:r>
                    </w:p>
                    <w:p w14:paraId="560425DD" w14:textId="77777777" w:rsidR="0011440E" w:rsidRDefault="0011440E" w:rsidP="0011440E">
                      <w:r>
                        <w:t xml:space="preserve">            if diff &gt; </w:t>
                      </w:r>
                      <w:proofErr w:type="spellStart"/>
                      <w:r>
                        <w:t>threshold_v</w:t>
                      </w:r>
                      <w:proofErr w:type="spellEnd"/>
                      <w:r>
                        <w:t>:</w:t>
                      </w:r>
                    </w:p>
                    <w:p w14:paraId="782D72F0" w14:textId="77777777" w:rsidR="0011440E" w:rsidRDefault="0011440E" w:rsidP="0011440E">
                      <w:r>
                        <w:t xml:space="preserve">                </w:t>
                      </w:r>
                      <w:proofErr w:type="gramStart"/>
                      <w:r>
                        <w:t>print(</w:t>
                      </w:r>
                      <w:proofErr w:type="spellStart"/>
                      <w:proofErr w:type="gramEnd"/>
                      <w:r>
                        <w:t>f"UP</w:t>
                      </w:r>
                      <w:proofErr w:type="spellEnd"/>
                      <w:r>
                        <w:t xml:space="preserve"> DETECTED! (+{diff*1000:.0f} mV)")</w:t>
                      </w:r>
                    </w:p>
                    <w:p w14:paraId="029F515C" w14:textId="77777777" w:rsidR="0011440E" w:rsidRDefault="0011440E" w:rsidP="0011440E">
                      <w:r>
                        <w:t xml:space="preserve">            </w:t>
                      </w:r>
                      <w:proofErr w:type="spellStart"/>
                      <w:r>
                        <w:t>elif</w:t>
                      </w:r>
                      <w:proofErr w:type="spellEnd"/>
                      <w:r>
                        <w:t xml:space="preserve"> diff &lt; -</w:t>
                      </w:r>
                      <w:proofErr w:type="spellStart"/>
                      <w:r>
                        <w:t>threshold_v</w:t>
                      </w:r>
                      <w:proofErr w:type="spellEnd"/>
                      <w:r>
                        <w:t>:</w:t>
                      </w:r>
                    </w:p>
                    <w:p w14:paraId="3500E6C0" w14:textId="77777777" w:rsidR="0011440E" w:rsidRDefault="0011440E" w:rsidP="0011440E">
                      <w:r>
                        <w:t xml:space="preserve">                </w:t>
                      </w:r>
                      <w:proofErr w:type="gramStart"/>
                      <w:r>
                        <w:t>print(</w:t>
                      </w:r>
                      <w:proofErr w:type="spellStart"/>
                      <w:proofErr w:type="gramEnd"/>
                      <w:r>
                        <w:t>f"DOWN</w:t>
                      </w:r>
                      <w:proofErr w:type="spellEnd"/>
                      <w:r>
                        <w:t xml:space="preserve"> DETECTED! ({diff*1000:.0f} mV)")</w:t>
                      </w:r>
                    </w:p>
                    <w:p w14:paraId="7EA133A8" w14:textId="77777777" w:rsidR="0011440E" w:rsidRDefault="0011440E" w:rsidP="0011440E"/>
                    <w:p w14:paraId="0947B80F" w14:textId="77777777" w:rsidR="0011440E" w:rsidRDefault="0011440E" w:rsidP="0011440E">
                      <w:r>
                        <w:t xml:space="preserve">            # ... (</w:t>
                      </w:r>
                      <w:r>
                        <w:t>グラフ描画処理は省略</w:t>
                      </w:r>
                      <w:r>
                        <w:t>) ...</w:t>
                      </w:r>
                    </w:p>
                    <w:p w14:paraId="1F6CCCE0" w14:textId="77777777" w:rsidR="0011440E" w:rsidRDefault="0011440E" w:rsidP="0011440E"/>
                    <w:p w14:paraId="2BFC7469" w14:textId="77777777" w:rsidR="0011440E" w:rsidRDefault="0011440E" w:rsidP="0011440E">
                      <w:r>
                        <w:t xml:space="preserve">except </w:t>
                      </w:r>
                      <w:proofErr w:type="spellStart"/>
                      <w:r>
                        <w:t>KeyboardInterrupt</w:t>
                      </w:r>
                      <w:proofErr w:type="spellEnd"/>
                      <w:r>
                        <w:t>:</w:t>
                      </w:r>
                    </w:p>
                    <w:p w14:paraId="0F0A9B1E" w14:textId="77777777" w:rsidR="0011440E" w:rsidRDefault="0011440E" w:rsidP="0011440E">
                      <w:r>
                        <w:t xml:space="preserve">    pass</w:t>
                      </w:r>
                    </w:p>
                  </w:txbxContent>
                </v:textbox>
              </v:shape>
            </w:pict>
          </mc:Fallback>
        </mc:AlternateContent>
      </w:r>
    </w:p>
    <w:p w14:paraId="28C31B61" w14:textId="7047BC6D" w:rsidR="00E06557" w:rsidRDefault="00E06557" w:rsidP="000A230B"/>
    <w:p w14:paraId="35979DA7" w14:textId="3FD6CF75" w:rsidR="00E06557" w:rsidRDefault="00E06557" w:rsidP="000A230B"/>
    <w:p w14:paraId="6B118EC7" w14:textId="20B2C9D2" w:rsidR="00BF7787" w:rsidRDefault="00BF7787" w:rsidP="000A230B"/>
    <w:p w14:paraId="7010C405" w14:textId="77777777" w:rsidR="0003051B" w:rsidRDefault="0003051B" w:rsidP="000A230B"/>
    <w:p w14:paraId="0EE6A98E" w14:textId="77777777" w:rsidR="0003051B" w:rsidRDefault="0003051B" w:rsidP="000A230B"/>
    <w:p w14:paraId="18916014" w14:textId="77777777" w:rsidR="0003051B" w:rsidRDefault="0003051B" w:rsidP="000A230B"/>
    <w:p w14:paraId="056F509E" w14:textId="77777777" w:rsidR="0003051B" w:rsidRDefault="0003051B" w:rsidP="000A230B"/>
    <w:p w14:paraId="0034F1E3" w14:textId="77777777" w:rsidR="0003051B" w:rsidRDefault="0003051B" w:rsidP="000A230B"/>
    <w:p w14:paraId="78F141CC" w14:textId="77777777" w:rsidR="0003051B" w:rsidRDefault="0003051B" w:rsidP="000A230B"/>
    <w:p w14:paraId="040CD9B3" w14:textId="77777777" w:rsidR="0003051B" w:rsidRDefault="0003051B" w:rsidP="000A230B"/>
    <w:p w14:paraId="6757D949" w14:textId="77777777" w:rsidR="0003051B" w:rsidRDefault="0003051B" w:rsidP="000A230B"/>
    <w:p w14:paraId="6184971C" w14:textId="77777777" w:rsidR="0003051B" w:rsidRDefault="0003051B" w:rsidP="000A230B"/>
    <w:p w14:paraId="16B02359" w14:textId="77777777" w:rsidR="0003051B" w:rsidRDefault="0003051B" w:rsidP="000A230B"/>
    <w:p w14:paraId="4BFC2A20" w14:textId="77777777" w:rsidR="0003051B" w:rsidRDefault="0003051B" w:rsidP="000A230B"/>
    <w:p w14:paraId="37FC1DCD" w14:textId="77777777" w:rsidR="0003051B" w:rsidRDefault="0003051B" w:rsidP="000A230B"/>
    <w:p w14:paraId="2A36E646" w14:textId="77777777" w:rsidR="0003051B" w:rsidRDefault="0003051B" w:rsidP="000A230B"/>
    <w:p w14:paraId="2B1796C8" w14:textId="77777777" w:rsidR="0003051B" w:rsidRDefault="0003051B" w:rsidP="000A230B"/>
    <w:p w14:paraId="7C56BE3D" w14:textId="77777777" w:rsidR="0003051B" w:rsidRDefault="0003051B" w:rsidP="000A230B"/>
    <w:p w14:paraId="27A5861F" w14:textId="72386711" w:rsidR="0003051B" w:rsidRDefault="0003051B" w:rsidP="004A0D9F">
      <w:pPr>
        <w:ind w:firstLineChars="100" w:firstLine="210"/>
        <w:rPr>
          <w:rFonts w:ascii="Apple Color Emoji" w:hAnsi="Apple Color Emoji" w:cs="Apple Color Emoji"/>
        </w:rPr>
      </w:pPr>
      <w:r>
        <w:rPr>
          <w:rFonts w:hint="eastAsia"/>
        </w:rPr>
        <w:t>図</w:t>
      </w:r>
      <w:r>
        <w:t>20</w:t>
      </w:r>
      <w:r>
        <w:rPr>
          <w:rFonts w:ascii="Apple Color Emoji" w:hAnsi="Apple Color Emoji" w:cs="Apple Color Emoji" w:hint="eastAsia"/>
        </w:rPr>
        <w:t>にこの</w:t>
      </w:r>
      <w:r w:rsidR="00374DC8">
        <w:rPr>
          <w:rFonts w:ascii="Cambria" w:hAnsi="Cambria" w:cs="Apple Color Emoji" w:hint="eastAsia"/>
        </w:rPr>
        <w:t>スクリプト</w:t>
      </w:r>
      <w:r>
        <w:rPr>
          <w:rFonts w:ascii="Apple Color Emoji" w:hAnsi="Apple Color Emoji" w:cs="Apple Color Emoji" w:hint="eastAsia"/>
        </w:rPr>
        <w:t>を実行したものを示す。</w:t>
      </w:r>
      <w:r w:rsidR="00374DC8">
        <w:rPr>
          <w:rFonts w:ascii="Apple Color Emoji" w:hAnsi="Apple Color Emoji" w:cs="Apple Color Emoji" w:hint="eastAsia"/>
        </w:rPr>
        <w:t>緑のグラフがその時間での電圧値、黄色のグラフが過去</w:t>
      </w:r>
      <w:r w:rsidR="003544BD" w:rsidRPr="003544BD">
        <w:rPr>
          <w:rFonts w:ascii="Times New Roman" w:hAnsi="Times New Roman" w:cs="Times New Roman"/>
        </w:rPr>
        <w:t>5</w:t>
      </w:r>
      <w:r w:rsidR="00374DC8">
        <w:rPr>
          <w:rFonts w:ascii="Apple Color Emoji" w:hAnsi="Apple Color Emoji" w:cs="Apple Color Emoji" w:hint="eastAsia"/>
        </w:rPr>
        <w:t>秒間の電圧値の平均を示している。</w:t>
      </w:r>
    </w:p>
    <w:p w14:paraId="35BC936C" w14:textId="77777777" w:rsidR="0003051B" w:rsidRDefault="0003051B" w:rsidP="0003051B">
      <w:pPr>
        <w:keepNext/>
        <w:jc w:val="center"/>
      </w:pPr>
      <w:r>
        <w:rPr>
          <w:rFonts w:hint="eastAsia"/>
          <w:noProof/>
        </w:rPr>
        <w:drawing>
          <wp:inline distT="0" distB="0" distL="0" distR="0" wp14:anchorId="23D52574" wp14:editId="647A44D2">
            <wp:extent cx="3462293" cy="2652395"/>
            <wp:effectExtent l="0" t="0" r="5080" b="1905"/>
            <wp:docPr id="87608320" name="図 4" descr="グラフィカル ユーザー インターフェイス, 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320" name="図 4" descr="グラフィカル ユーザー インターフェイス, グラフ&#10;&#10;AI 生成コンテンツは誤りを含む可能性があります。"/>
                    <pic:cNvPicPr/>
                  </pic:nvPicPr>
                  <pic:blipFill rotWithShape="1">
                    <a:blip r:embed="rId35" cstate="print">
                      <a:extLst>
                        <a:ext uri="{28A0092B-C50C-407E-A947-70E740481C1C}">
                          <a14:useLocalDpi xmlns:a14="http://schemas.microsoft.com/office/drawing/2010/main" val="0"/>
                        </a:ext>
                      </a:extLst>
                    </a:blip>
                    <a:srcRect l="23807" t="16095" r="23871" b="12655"/>
                    <a:stretch>
                      <a:fillRect/>
                    </a:stretch>
                  </pic:blipFill>
                  <pic:spPr bwMode="auto">
                    <a:xfrm>
                      <a:off x="0" y="0"/>
                      <a:ext cx="3542793" cy="2714065"/>
                    </a:xfrm>
                    <a:prstGeom prst="rect">
                      <a:avLst/>
                    </a:prstGeom>
                    <a:ln>
                      <a:noFill/>
                    </a:ln>
                    <a:extLst>
                      <a:ext uri="{53640926-AAD7-44D8-BBD7-CCE9431645EC}">
                        <a14:shadowObscured xmlns:a14="http://schemas.microsoft.com/office/drawing/2010/main"/>
                      </a:ext>
                    </a:extLst>
                  </pic:spPr>
                </pic:pic>
              </a:graphicData>
            </a:graphic>
          </wp:inline>
        </w:drawing>
      </w:r>
    </w:p>
    <w:p w14:paraId="55152762" w14:textId="20A247C3" w:rsidR="0003051B" w:rsidRPr="0003051B" w:rsidRDefault="0003051B" w:rsidP="0003051B">
      <w:pPr>
        <w:pStyle w:val="af2"/>
      </w:pPr>
      <w:r>
        <w:t xml:space="preserve">図 </w:t>
      </w:r>
      <w:fldSimple w:instr=" SEQ 図 \* ARABIC ">
        <w:r>
          <w:rPr>
            <w:noProof/>
          </w:rPr>
          <w:t>20</w:t>
        </w:r>
      </w:fldSimple>
      <w:r>
        <w:rPr>
          <w:rFonts w:hint="eastAsia"/>
          <w:lang w:eastAsia="ja-JP"/>
        </w:rPr>
        <w:t xml:space="preserve">　スクリプトを実行した画面</w:t>
      </w:r>
    </w:p>
    <w:sectPr w:rsidR="0003051B" w:rsidRPr="0003051B" w:rsidSect="0036602B">
      <w:footerReference w:type="even" r:id="rId36"/>
      <w:footerReference w:type="default" r:id="rId3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板谷 年也【鈴鹿】" w:date="2026-01-17T06:26:00Z" w:initials="年板">
    <w:p w14:paraId="61C7C6E4" w14:textId="77777777" w:rsidR="00933CA6" w:rsidRDefault="00933CA6" w:rsidP="00933CA6">
      <w:pPr>
        <w:pStyle w:val="af6"/>
      </w:pPr>
      <w:r>
        <w:rPr>
          <w:rStyle w:val="af5"/>
        </w:rPr>
        <w:annotationRef/>
      </w:r>
      <w:r>
        <w:t>測定原理の図を入れてください。</w:t>
      </w:r>
    </w:p>
  </w:comment>
  <w:comment w:id="25" w:author="板谷 年也【鈴鹿】" w:date="2026-01-19T17:11:00Z" w:initials="年板">
    <w:p w14:paraId="56E9F57C" w14:textId="77777777" w:rsidR="00541F69" w:rsidRDefault="00541F69" w:rsidP="00541F69">
      <w:pPr>
        <w:pStyle w:val="af6"/>
      </w:pPr>
      <w:r>
        <w:rPr>
          <w:rStyle w:val="af5"/>
        </w:rPr>
        <w:annotationRef/>
      </w:r>
      <w:r>
        <w:t>電圧は縦文字</w:t>
      </w:r>
      <w:r>
        <w:br/>
      </w:r>
      <w:r>
        <w:t>単位は</w:t>
      </w:r>
      <w:r>
        <w:t xml:space="preserv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7C6E4" w15:done="1"/>
  <w15:commentEx w15:paraId="56E9F5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F39B4" w16cex:dateUtc="2026-01-16T21:26:00Z"/>
  <w16cex:commentExtensible w16cex:durableId="541CD1ED" w16cex:dateUtc="2026-01-19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7C6E4" w16cid:durableId="71DF39B4"/>
  <w16cid:commentId w16cid:paraId="56E9F57C" w16cid:durableId="541CD1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2D4BF" w14:textId="77777777" w:rsidR="00824572" w:rsidRDefault="00824572" w:rsidP="001A6060">
      <w:pPr>
        <w:spacing w:line="240" w:lineRule="auto"/>
      </w:pPr>
      <w:r>
        <w:separator/>
      </w:r>
    </w:p>
  </w:endnote>
  <w:endnote w:type="continuationSeparator" w:id="0">
    <w:p w14:paraId="4CB17066" w14:textId="77777777" w:rsidR="00824572" w:rsidRDefault="00824572" w:rsidP="001A6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00631006"/>
      <w:docPartObj>
        <w:docPartGallery w:val="Page Numbers (Bottom of Page)"/>
        <w:docPartUnique/>
      </w:docPartObj>
    </w:sdtPr>
    <w:sdtContent>
      <w:p w14:paraId="5A3AE7B8" w14:textId="27B11A5A"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7ABDB0F7" w14:textId="77777777" w:rsidR="0036602B" w:rsidRDefault="0036602B" w:rsidP="0036602B">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55532523"/>
      <w:docPartObj>
        <w:docPartGallery w:val="Page Numbers (Bottom of Page)"/>
        <w:docPartUnique/>
      </w:docPartObj>
    </w:sdtPr>
    <w:sdtContent>
      <w:p w14:paraId="6591D68B" w14:textId="5914C5D5"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32BBB169" w14:textId="77777777" w:rsidR="0036602B" w:rsidRDefault="0036602B" w:rsidP="0036602B">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0EB6C" w14:textId="77777777" w:rsidR="00824572" w:rsidRDefault="00824572" w:rsidP="001A6060">
      <w:pPr>
        <w:spacing w:line="240" w:lineRule="auto"/>
      </w:pPr>
      <w:r>
        <w:separator/>
      </w:r>
    </w:p>
  </w:footnote>
  <w:footnote w:type="continuationSeparator" w:id="0">
    <w:p w14:paraId="194E4E5E" w14:textId="77777777" w:rsidR="00824572" w:rsidRDefault="00824572" w:rsidP="001A60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00BA"/>
    <w:multiLevelType w:val="hybridMultilevel"/>
    <w:tmpl w:val="FB2ECBCE"/>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1" w15:restartNumberingAfterBreak="0">
    <w:nsid w:val="27621555"/>
    <w:multiLevelType w:val="hybridMultilevel"/>
    <w:tmpl w:val="2D7C6868"/>
    <w:lvl w:ilvl="0" w:tplc="311EBEB2">
      <w:start w:val="3"/>
      <w:numFmt w:val="decimal"/>
      <w:lvlText w:val="第%1章"/>
      <w:lvlJc w:val="left"/>
      <w:pPr>
        <w:ind w:left="44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 w15:restartNumberingAfterBreak="0">
    <w:nsid w:val="2C6853C2"/>
    <w:multiLevelType w:val="hybridMultilevel"/>
    <w:tmpl w:val="ED964A1A"/>
    <w:lvl w:ilvl="0" w:tplc="6E005382">
      <w:start w:val="1"/>
      <w:numFmt w:val="decimal"/>
      <w:lvlText w:val="第%1章"/>
      <w:lvlJc w:val="left"/>
      <w:pPr>
        <w:ind w:left="440" w:hanging="44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781707D"/>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4" w15:restartNumberingAfterBreak="0">
    <w:nsid w:val="49B4494F"/>
    <w:multiLevelType w:val="hybridMultilevel"/>
    <w:tmpl w:val="FBC8D642"/>
    <w:lvl w:ilvl="0" w:tplc="0409000F">
      <w:start w:val="1"/>
      <w:numFmt w:val="decimal"/>
      <w:lvlText w:val="%1."/>
      <w:lvlJc w:val="left"/>
      <w:pPr>
        <w:ind w:left="545" w:hanging="440"/>
      </w:p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5" w15:restartNumberingAfterBreak="0">
    <w:nsid w:val="4F7E5FD3"/>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6" w15:restartNumberingAfterBreak="0">
    <w:nsid w:val="52BC339F"/>
    <w:multiLevelType w:val="hybridMultilevel"/>
    <w:tmpl w:val="7B96A93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69F5DAD"/>
    <w:multiLevelType w:val="hybridMultilevel"/>
    <w:tmpl w:val="25965A22"/>
    <w:lvl w:ilvl="0" w:tplc="311EBEB2">
      <w:start w:val="3"/>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2AF2A51"/>
    <w:multiLevelType w:val="multilevel"/>
    <w:tmpl w:val="386E649E"/>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E638A"/>
    <w:multiLevelType w:val="hybridMultilevel"/>
    <w:tmpl w:val="651657D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56358CA"/>
    <w:multiLevelType w:val="hybridMultilevel"/>
    <w:tmpl w:val="09A0ABAE"/>
    <w:lvl w:ilvl="0" w:tplc="FFFFFFFF">
      <w:start w:val="1"/>
      <w:numFmt w:val="decimal"/>
      <w:lvlText w:val="%1."/>
      <w:lvlJc w:val="left"/>
      <w:pPr>
        <w:ind w:left="545"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8154BEF"/>
    <w:multiLevelType w:val="hybridMultilevel"/>
    <w:tmpl w:val="9BBACA7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B05312D"/>
    <w:multiLevelType w:val="hybridMultilevel"/>
    <w:tmpl w:val="EF22A608"/>
    <w:lvl w:ilvl="0" w:tplc="FA623AA6">
      <w:start w:val="1"/>
      <w:numFmt w:val="decimal"/>
      <w:lvlText w:val="第%1章"/>
      <w:lvlJc w:val="left"/>
      <w:pPr>
        <w:ind w:left="980" w:hanging="98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8791198">
    <w:abstractNumId w:val="12"/>
  </w:num>
  <w:num w:numId="2" w16cid:durableId="888999424">
    <w:abstractNumId w:val="8"/>
  </w:num>
  <w:num w:numId="3" w16cid:durableId="1675843957">
    <w:abstractNumId w:val="7"/>
  </w:num>
  <w:num w:numId="4" w16cid:durableId="674067548">
    <w:abstractNumId w:val="2"/>
  </w:num>
  <w:num w:numId="5" w16cid:durableId="24411808">
    <w:abstractNumId w:val="1"/>
  </w:num>
  <w:num w:numId="6" w16cid:durableId="151410188">
    <w:abstractNumId w:val="6"/>
  </w:num>
  <w:num w:numId="7" w16cid:durableId="792866954">
    <w:abstractNumId w:val="11"/>
  </w:num>
  <w:num w:numId="8" w16cid:durableId="1838569309">
    <w:abstractNumId w:val="9"/>
  </w:num>
  <w:num w:numId="9" w16cid:durableId="1327587889">
    <w:abstractNumId w:val="4"/>
  </w:num>
  <w:num w:numId="10" w16cid:durableId="23677014">
    <w:abstractNumId w:val="0"/>
  </w:num>
  <w:num w:numId="11" w16cid:durableId="1901403419">
    <w:abstractNumId w:val="5"/>
  </w:num>
  <w:num w:numId="12" w16cid:durableId="929120584">
    <w:abstractNumId w:val="3"/>
  </w:num>
  <w:num w:numId="13" w16cid:durableId="1593590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板谷 年也【鈴鹿】">
    <w15:presenceInfo w15:providerId="AD" w15:userId="S::itaya@info.suzuka-ct.ac.jp::8ac57839-aee6-46d5-a480-a06719f346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3F"/>
    <w:rsid w:val="000145DC"/>
    <w:rsid w:val="0001626C"/>
    <w:rsid w:val="00016E80"/>
    <w:rsid w:val="00023A86"/>
    <w:rsid w:val="00023E14"/>
    <w:rsid w:val="0003043A"/>
    <w:rsid w:val="0003051B"/>
    <w:rsid w:val="00030FA7"/>
    <w:rsid w:val="00036670"/>
    <w:rsid w:val="00037419"/>
    <w:rsid w:val="00052AB7"/>
    <w:rsid w:val="00067563"/>
    <w:rsid w:val="00077114"/>
    <w:rsid w:val="00077E0E"/>
    <w:rsid w:val="0008647A"/>
    <w:rsid w:val="000A0B5A"/>
    <w:rsid w:val="000A1E8C"/>
    <w:rsid w:val="000A230B"/>
    <w:rsid w:val="000A3391"/>
    <w:rsid w:val="000B3239"/>
    <w:rsid w:val="000C36F9"/>
    <w:rsid w:val="000D0F93"/>
    <w:rsid w:val="000D6658"/>
    <w:rsid w:val="000E2BDF"/>
    <w:rsid w:val="000E3BE4"/>
    <w:rsid w:val="000E4BB4"/>
    <w:rsid w:val="000E69BF"/>
    <w:rsid w:val="000F202D"/>
    <w:rsid w:val="0010517B"/>
    <w:rsid w:val="0010683F"/>
    <w:rsid w:val="00111C68"/>
    <w:rsid w:val="00112B37"/>
    <w:rsid w:val="0011440E"/>
    <w:rsid w:val="001235F7"/>
    <w:rsid w:val="0013074C"/>
    <w:rsid w:val="0015333E"/>
    <w:rsid w:val="00161A73"/>
    <w:rsid w:val="0016274C"/>
    <w:rsid w:val="00163186"/>
    <w:rsid w:val="0016365D"/>
    <w:rsid w:val="0016683B"/>
    <w:rsid w:val="00167559"/>
    <w:rsid w:val="0017721C"/>
    <w:rsid w:val="00180F68"/>
    <w:rsid w:val="001936FD"/>
    <w:rsid w:val="001A2B0B"/>
    <w:rsid w:val="001A6060"/>
    <w:rsid w:val="001B73FC"/>
    <w:rsid w:val="001D0CCC"/>
    <w:rsid w:val="001D6BF4"/>
    <w:rsid w:val="001D78B2"/>
    <w:rsid w:val="001E18FF"/>
    <w:rsid w:val="001E7846"/>
    <w:rsid w:val="001F1B14"/>
    <w:rsid w:val="001F6D00"/>
    <w:rsid w:val="002030EE"/>
    <w:rsid w:val="002049E9"/>
    <w:rsid w:val="00216EE1"/>
    <w:rsid w:val="002215A3"/>
    <w:rsid w:val="002272DE"/>
    <w:rsid w:val="00232DBB"/>
    <w:rsid w:val="00233C12"/>
    <w:rsid w:val="002400EC"/>
    <w:rsid w:val="00240321"/>
    <w:rsid w:val="00243126"/>
    <w:rsid w:val="00245A9E"/>
    <w:rsid w:val="0024782C"/>
    <w:rsid w:val="00256D1B"/>
    <w:rsid w:val="0026493F"/>
    <w:rsid w:val="00272C47"/>
    <w:rsid w:val="00273F4A"/>
    <w:rsid w:val="00273F4F"/>
    <w:rsid w:val="0027457F"/>
    <w:rsid w:val="00284342"/>
    <w:rsid w:val="00294F4F"/>
    <w:rsid w:val="002A1CA2"/>
    <w:rsid w:val="002A2BD8"/>
    <w:rsid w:val="002A3475"/>
    <w:rsid w:val="002B16A6"/>
    <w:rsid w:val="002B221B"/>
    <w:rsid w:val="002B3177"/>
    <w:rsid w:val="002B623B"/>
    <w:rsid w:val="002C2083"/>
    <w:rsid w:val="002D2364"/>
    <w:rsid w:val="002D2428"/>
    <w:rsid w:val="002E49FD"/>
    <w:rsid w:val="002E5290"/>
    <w:rsid w:val="002E6207"/>
    <w:rsid w:val="002E6895"/>
    <w:rsid w:val="002F48D7"/>
    <w:rsid w:val="00310E83"/>
    <w:rsid w:val="00320FBB"/>
    <w:rsid w:val="00332624"/>
    <w:rsid w:val="0033345B"/>
    <w:rsid w:val="003337D9"/>
    <w:rsid w:val="00336D51"/>
    <w:rsid w:val="00343131"/>
    <w:rsid w:val="00343A4E"/>
    <w:rsid w:val="00344DD1"/>
    <w:rsid w:val="00351FD0"/>
    <w:rsid w:val="003544BD"/>
    <w:rsid w:val="00361304"/>
    <w:rsid w:val="00364920"/>
    <w:rsid w:val="0036602B"/>
    <w:rsid w:val="00366566"/>
    <w:rsid w:val="00372DB0"/>
    <w:rsid w:val="00374DC8"/>
    <w:rsid w:val="00381964"/>
    <w:rsid w:val="00385688"/>
    <w:rsid w:val="00396E16"/>
    <w:rsid w:val="00396E1E"/>
    <w:rsid w:val="003A03E1"/>
    <w:rsid w:val="003A2C81"/>
    <w:rsid w:val="003A6CEE"/>
    <w:rsid w:val="003B04CE"/>
    <w:rsid w:val="003B1A04"/>
    <w:rsid w:val="003B6E08"/>
    <w:rsid w:val="003C1B32"/>
    <w:rsid w:val="003C7522"/>
    <w:rsid w:val="003D14DA"/>
    <w:rsid w:val="003D4230"/>
    <w:rsid w:val="003E1D41"/>
    <w:rsid w:val="003F01AB"/>
    <w:rsid w:val="003F0BB1"/>
    <w:rsid w:val="003F262A"/>
    <w:rsid w:val="003F2748"/>
    <w:rsid w:val="003F7F37"/>
    <w:rsid w:val="00415AA8"/>
    <w:rsid w:val="00424317"/>
    <w:rsid w:val="00425C60"/>
    <w:rsid w:val="0043308E"/>
    <w:rsid w:val="00435AE6"/>
    <w:rsid w:val="00436C9D"/>
    <w:rsid w:val="004428A3"/>
    <w:rsid w:val="004527D8"/>
    <w:rsid w:val="00455C76"/>
    <w:rsid w:val="004850E7"/>
    <w:rsid w:val="00486C19"/>
    <w:rsid w:val="00492091"/>
    <w:rsid w:val="004958EE"/>
    <w:rsid w:val="00496CA9"/>
    <w:rsid w:val="004A0D9F"/>
    <w:rsid w:val="004A339E"/>
    <w:rsid w:val="004A490E"/>
    <w:rsid w:val="004B1AA2"/>
    <w:rsid w:val="004B43E9"/>
    <w:rsid w:val="004B712A"/>
    <w:rsid w:val="004C06E2"/>
    <w:rsid w:val="004C09AE"/>
    <w:rsid w:val="004C3B62"/>
    <w:rsid w:val="004C465F"/>
    <w:rsid w:val="004C498C"/>
    <w:rsid w:val="004C5C1D"/>
    <w:rsid w:val="004D0DC7"/>
    <w:rsid w:val="004D5E35"/>
    <w:rsid w:val="004D7AEC"/>
    <w:rsid w:val="004E53F7"/>
    <w:rsid w:val="004E5547"/>
    <w:rsid w:val="004E5966"/>
    <w:rsid w:val="004E7023"/>
    <w:rsid w:val="004F2444"/>
    <w:rsid w:val="00502C9B"/>
    <w:rsid w:val="00504666"/>
    <w:rsid w:val="00512E2D"/>
    <w:rsid w:val="00521ED7"/>
    <w:rsid w:val="00521F35"/>
    <w:rsid w:val="00541F69"/>
    <w:rsid w:val="005433D6"/>
    <w:rsid w:val="00552191"/>
    <w:rsid w:val="0055425F"/>
    <w:rsid w:val="00561121"/>
    <w:rsid w:val="00570007"/>
    <w:rsid w:val="00574483"/>
    <w:rsid w:val="005755F5"/>
    <w:rsid w:val="00590E9F"/>
    <w:rsid w:val="00591FA2"/>
    <w:rsid w:val="00593ECE"/>
    <w:rsid w:val="00596315"/>
    <w:rsid w:val="0059741E"/>
    <w:rsid w:val="005A5338"/>
    <w:rsid w:val="005B06D4"/>
    <w:rsid w:val="005B163F"/>
    <w:rsid w:val="005B201C"/>
    <w:rsid w:val="005B3363"/>
    <w:rsid w:val="005C7386"/>
    <w:rsid w:val="005D22F0"/>
    <w:rsid w:val="005D39EE"/>
    <w:rsid w:val="005E24BB"/>
    <w:rsid w:val="005E4B03"/>
    <w:rsid w:val="005E4F70"/>
    <w:rsid w:val="005F56A0"/>
    <w:rsid w:val="0060099F"/>
    <w:rsid w:val="006038D9"/>
    <w:rsid w:val="006068F2"/>
    <w:rsid w:val="00606E02"/>
    <w:rsid w:val="006201BB"/>
    <w:rsid w:val="00621471"/>
    <w:rsid w:val="00624010"/>
    <w:rsid w:val="00631209"/>
    <w:rsid w:val="00633013"/>
    <w:rsid w:val="00635302"/>
    <w:rsid w:val="00635AC7"/>
    <w:rsid w:val="00640EDF"/>
    <w:rsid w:val="00641427"/>
    <w:rsid w:val="006431B6"/>
    <w:rsid w:val="00655E37"/>
    <w:rsid w:val="00656635"/>
    <w:rsid w:val="0066255C"/>
    <w:rsid w:val="00670F86"/>
    <w:rsid w:val="006710AA"/>
    <w:rsid w:val="0067569F"/>
    <w:rsid w:val="006769E3"/>
    <w:rsid w:val="00676DC7"/>
    <w:rsid w:val="00686BFA"/>
    <w:rsid w:val="00693AA0"/>
    <w:rsid w:val="006A1F85"/>
    <w:rsid w:val="006C49BF"/>
    <w:rsid w:val="006D10AD"/>
    <w:rsid w:val="006E6C61"/>
    <w:rsid w:val="006E7D03"/>
    <w:rsid w:val="006F55FF"/>
    <w:rsid w:val="006F7096"/>
    <w:rsid w:val="00700592"/>
    <w:rsid w:val="00701046"/>
    <w:rsid w:val="007020EE"/>
    <w:rsid w:val="0070424F"/>
    <w:rsid w:val="00713E8A"/>
    <w:rsid w:val="007145FD"/>
    <w:rsid w:val="007159B7"/>
    <w:rsid w:val="00715A4D"/>
    <w:rsid w:val="007249CF"/>
    <w:rsid w:val="00726FEA"/>
    <w:rsid w:val="007370C4"/>
    <w:rsid w:val="00737BF9"/>
    <w:rsid w:val="0074787C"/>
    <w:rsid w:val="00751AD4"/>
    <w:rsid w:val="007647B5"/>
    <w:rsid w:val="007655F4"/>
    <w:rsid w:val="00766509"/>
    <w:rsid w:val="0077402D"/>
    <w:rsid w:val="00781F0A"/>
    <w:rsid w:val="007A0EB3"/>
    <w:rsid w:val="007A4A89"/>
    <w:rsid w:val="007A5A74"/>
    <w:rsid w:val="007B5771"/>
    <w:rsid w:val="007C7C38"/>
    <w:rsid w:val="007D46E7"/>
    <w:rsid w:val="007F6BCC"/>
    <w:rsid w:val="0080771F"/>
    <w:rsid w:val="0081119F"/>
    <w:rsid w:val="00811556"/>
    <w:rsid w:val="00812AEA"/>
    <w:rsid w:val="008151F4"/>
    <w:rsid w:val="0081548E"/>
    <w:rsid w:val="00821073"/>
    <w:rsid w:val="008218F7"/>
    <w:rsid w:val="00824572"/>
    <w:rsid w:val="00840B41"/>
    <w:rsid w:val="00844BD6"/>
    <w:rsid w:val="00851969"/>
    <w:rsid w:val="00852BA2"/>
    <w:rsid w:val="00857E9F"/>
    <w:rsid w:val="008602A7"/>
    <w:rsid w:val="0086068F"/>
    <w:rsid w:val="00871A7C"/>
    <w:rsid w:val="00875292"/>
    <w:rsid w:val="00875568"/>
    <w:rsid w:val="008805BF"/>
    <w:rsid w:val="008843D7"/>
    <w:rsid w:val="008926C2"/>
    <w:rsid w:val="0089367E"/>
    <w:rsid w:val="00894622"/>
    <w:rsid w:val="00897868"/>
    <w:rsid w:val="008A2289"/>
    <w:rsid w:val="008A5B99"/>
    <w:rsid w:val="008B7431"/>
    <w:rsid w:val="008B7789"/>
    <w:rsid w:val="008C04C6"/>
    <w:rsid w:val="008C24B2"/>
    <w:rsid w:val="008C36FB"/>
    <w:rsid w:val="008C401D"/>
    <w:rsid w:val="008C6D37"/>
    <w:rsid w:val="008C70F8"/>
    <w:rsid w:val="008D5D38"/>
    <w:rsid w:val="008D5FAA"/>
    <w:rsid w:val="008E006F"/>
    <w:rsid w:val="008E432F"/>
    <w:rsid w:val="008E5EA9"/>
    <w:rsid w:val="008E68BC"/>
    <w:rsid w:val="008F7CCD"/>
    <w:rsid w:val="00900F52"/>
    <w:rsid w:val="00907952"/>
    <w:rsid w:val="0091406A"/>
    <w:rsid w:val="00920CA2"/>
    <w:rsid w:val="00924231"/>
    <w:rsid w:val="00926675"/>
    <w:rsid w:val="0092742F"/>
    <w:rsid w:val="00933CA6"/>
    <w:rsid w:val="00934789"/>
    <w:rsid w:val="00935F83"/>
    <w:rsid w:val="009379FA"/>
    <w:rsid w:val="0094548A"/>
    <w:rsid w:val="009458CD"/>
    <w:rsid w:val="00965ED6"/>
    <w:rsid w:val="009730A8"/>
    <w:rsid w:val="00973C7A"/>
    <w:rsid w:val="0098543E"/>
    <w:rsid w:val="00986037"/>
    <w:rsid w:val="00991368"/>
    <w:rsid w:val="009914F2"/>
    <w:rsid w:val="009967D7"/>
    <w:rsid w:val="009C48F3"/>
    <w:rsid w:val="009C4DB1"/>
    <w:rsid w:val="009C6066"/>
    <w:rsid w:val="009C6509"/>
    <w:rsid w:val="009C7028"/>
    <w:rsid w:val="009C7A53"/>
    <w:rsid w:val="009D50BF"/>
    <w:rsid w:val="009D5ED2"/>
    <w:rsid w:val="009E4D01"/>
    <w:rsid w:val="009E77D6"/>
    <w:rsid w:val="00A01516"/>
    <w:rsid w:val="00A0710F"/>
    <w:rsid w:val="00A12159"/>
    <w:rsid w:val="00A261BD"/>
    <w:rsid w:val="00A3234B"/>
    <w:rsid w:val="00A32651"/>
    <w:rsid w:val="00A34368"/>
    <w:rsid w:val="00A413D3"/>
    <w:rsid w:val="00A44DF9"/>
    <w:rsid w:val="00A45709"/>
    <w:rsid w:val="00A46C52"/>
    <w:rsid w:val="00A5670B"/>
    <w:rsid w:val="00A679E0"/>
    <w:rsid w:val="00A720F6"/>
    <w:rsid w:val="00A756DC"/>
    <w:rsid w:val="00A852C6"/>
    <w:rsid w:val="00A85705"/>
    <w:rsid w:val="00A86F5E"/>
    <w:rsid w:val="00A928B9"/>
    <w:rsid w:val="00AA14F7"/>
    <w:rsid w:val="00AA4285"/>
    <w:rsid w:val="00AA608B"/>
    <w:rsid w:val="00AA7131"/>
    <w:rsid w:val="00AB05C9"/>
    <w:rsid w:val="00AB383C"/>
    <w:rsid w:val="00AB5AB2"/>
    <w:rsid w:val="00AC37ED"/>
    <w:rsid w:val="00AC41A2"/>
    <w:rsid w:val="00AC441F"/>
    <w:rsid w:val="00AC6DEF"/>
    <w:rsid w:val="00AE1697"/>
    <w:rsid w:val="00AE2374"/>
    <w:rsid w:val="00AF5A84"/>
    <w:rsid w:val="00AF6DDC"/>
    <w:rsid w:val="00B0513C"/>
    <w:rsid w:val="00B05966"/>
    <w:rsid w:val="00B1728D"/>
    <w:rsid w:val="00B23495"/>
    <w:rsid w:val="00B23543"/>
    <w:rsid w:val="00B3417A"/>
    <w:rsid w:val="00B40640"/>
    <w:rsid w:val="00B57E1A"/>
    <w:rsid w:val="00B60B0D"/>
    <w:rsid w:val="00B87AA1"/>
    <w:rsid w:val="00B910F7"/>
    <w:rsid w:val="00B911FC"/>
    <w:rsid w:val="00B9220D"/>
    <w:rsid w:val="00B923ED"/>
    <w:rsid w:val="00BA6E30"/>
    <w:rsid w:val="00BA789E"/>
    <w:rsid w:val="00BB24F8"/>
    <w:rsid w:val="00BB5FD2"/>
    <w:rsid w:val="00BB6B42"/>
    <w:rsid w:val="00BC4CCB"/>
    <w:rsid w:val="00BC5FFB"/>
    <w:rsid w:val="00BD41A1"/>
    <w:rsid w:val="00BD452F"/>
    <w:rsid w:val="00BE2329"/>
    <w:rsid w:val="00BE24EF"/>
    <w:rsid w:val="00BE4D8E"/>
    <w:rsid w:val="00BE72A3"/>
    <w:rsid w:val="00BF1902"/>
    <w:rsid w:val="00BF3DCF"/>
    <w:rsid w:val="00BF7787"/>
    <w:rsid w:val="00C0025D"/>
    <w:rsid w:val="00C01E23"/>
    <w:rsid w:val="00C047EE"/>
    <w:rsid w:val="00C123D9"/>
    <w:rsid w:val="00C12412"/>
    <w:rsid w:val="00C167FC"/>
    <w:rsid w:val="00C21DED"/>
    <w:rsid w:val="00C24EFF"/>
    <w:rsid w:val="00C322B7"/>
    <w:rsid w:val="00C37A7C"/>
    <w:rsid w:val="00C61F7D"/>
    <w:rsid w:val="00C62C1A"/>
    <w:rsid w:val="00C64E6B"/>
    <w:rsid w:val="00C65300"/>
    <w:rsid w:val="00C66353"/>
    <w:rsid w:val="00C858EA"/>
    <w:rsid w:val="00C8635E"/>
    <w:rsid w:val="00C93A00"/>
    <w:rsid w:val="00CB2287"/>
    <w:rsid w:val="00CB3022"/>
    <w:rsid w:val="00CB3425"/>
    <w:rsid w:val="00CE51F7"/>
    <w:rsid w:val="00CE7357"/>
    <w:rsid w:val="00D00F5B"/>
    <w:rsid w:val="00D0149D"/>
    <w:rsid w:val="00D01DA4"/>
    <w:rsid w:val="00D079A0"/>
    <w:rsid w:val="00D15AE2"/>
    <w:rsid w:val="00D220A0"/>
    <w:rsid w:val="00D27E9C"/>
    <w:rsid w:val="00D330EC"/>
    <w:rsid w:val="00D37563"/>
    <w:rsid w:val="00D43C2B"/>
    <w:rsid w:val="00D45D30"/>
    <w:rsid w:val="00D602A8"/>
    <w:rsid w:val="00D60455"/>
    <w:rsid w:val="00D70571"/>
    <w:rsid w:val="00D73942"/>
    <w:rsid w:val="00D76AD7"/>
    <w:rsid w:val="00D804AF"/>
    <w:rsid w:val="00D80ACB"/>
    <w:rsid w:val="00D86F43"/>
    <w:rsid w:val="00D92DF3"/>
    <w:rsid w:val="00D93281"/>
    <w:rsid w:val="00DA1096"/>
    <w:rsid w:val="00DB2453"/>
    <w:rsid w:val="00DB550F"/>
    <w:rsid w:val="00DC2E26"/>
    <w:rsid w:val="00DD0AA1"/>
    <w:rsid w:val="00DD7D60"/>
    <w:rsid w:val="00DE0CDE"/>
    <w:rsid w:val="00DF2812"/>
    <w:rsid w:val="00DF4DA8"/>
    <w:rsid w:val="00E0062E"/>
    <w:rsid w:val="00E03F3E"/>
    <w:rsid w:val="00E06557"/>
    <w:rsid w:val="00E10900"/>
    <w:rsid w:val="00E23B0C"/>
    <w:rsid w:val="00E2578E"/>
    <w:rsid w:val="00E26C39"/>
    <w:rsid w:val="00E47B10"/>
    <w:rsid w:val="00E536BD"/>
    <w:rsid w:val="00E56CC4"/>
    <w:rsid w:val="00E578FA"/>
    <w:rsid w:val="00E63D18"/>
    <w:rsid w:val="00E6585A"/>
    <w:rsid w:val="00E83BFF"/>
    <w:rsid w:val="00E86120"/>
    <w:rsid w:val="00E90D31"/>
    <w:rsid w:val="00E92D1C"/>
    <w:rsid w:val="00E959F7"/>
    <w:rsid w:val="00EA40AA"/>
    <w:rsid w:val="00EA4D1D"/>
    <w:rsid w:val="00EA5D0E"/>
    <w:rsid w:val="00EB086E"/>
    <w:rsid w:val="00EB0E23"/>
    <w:rsid w:val="00EB4A4C"/>
    <w:rsid w:val="00EC28F8"/>
    <w:rsid w:val="00EC2F1D"/>
    <w:rsid w:val="00ED2E6A"/>
    <w:rsid w:val="00EE275E"/>
    <w:rsid w:val="00EE591F"/>
    <w:rsid w:val="00EE6305"/>
    <w:rsid w:val="00EF2E65"/>
    <w:rsid w:val="00EF3C7F"/>
    <w:rsid w:val="00EF4C14"/>
    <w:rsid w:val="00F01AF5"/>
    <w:rsid w:val="00F04463"/>
    <w:rsid w:val="00F05211"/>
    <w:rsid w:val="00F131C1"/>
    <w:rsid w:val="00F17393"/>
    <w:rsid w:val="00F31582"/>
    <w:rsid w:val="00F36FB5"/>
    <w:rsid w:val="00F508F9"/>
    <w:rsid w:val="00F534CE"/>
    <w:rsid w:val="00F56129"/>
    <w:rsid w:val="00F6106C"/>
    <w:rsid w:val="00F65E54"/>
    <w:rsid w:val="00F671B8"/>
    <w:rsid w:val="00F7253C"/>
    <w:rsid w:val="00F831D0"/>
    <w:rsid w:val="00F930DF"/>
    <w:rsid w:val="00F94D24"/>
    <w:rsid w:val="00FA414B"/>
    <w:rsid w:val="00FA4A9C"/>
    <w:rsid w:val="00FB2740"/>
    <w:rsid w:val="00FB650F"/>
    <w:rsid w:val="00FC42CA"/>
    <w:rsid w:val="00FC4CEC"/>
    <w:rsid w:val="00FD3DB6"/>
    <w:rsid w:val="00FD7B63"/>
    <w:rsid w:val="00FF0E18"/>
    <w:rsid w:val="00FF0F25"/>
    <w:rsid w:val="00FF38F8"/>
    <w:rsid w:val="0DFB3A7B"/>
    <w:rsid w:val="2C046C97"/>
    <w:rsid w:val="318AF50C"/>
    <w:rsid w:val="3284724A"/>
    <w:rsid w:val="45C3C3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2691E9"/>
  <w15:chartTrackingRefBased/>
  <w15:docId w15:val="{E5E6855C-11FB-4581-A1C7-C82C620B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6B42"/>
    <w:pPr>
      <w:widowControl w:val="0"/>
      <w:spacing w:after="0"/>
    </w:pPr>
    <w:rPr>
      <w:rFonts w:eastAsia="ＭＳ 明朝"/>
      <w:sz w:val="21"/>
    </w:rPr>
  </w:style>
  <w:style w:type="paragraph" w:styleId="1">
    <w:name w:val="heading 1"/>
    <w:basedOn w:val="a"/>
    <w:next w:val="a"/>
    <w:link w:val="10"/>
    <w:autoRedefine/>
    <w:uiPriority w:val="9"/>
    <w:qFormat/>
    <w:rsid w:val="0036602B"/>
    <w:pPr>
      <w:keepNext/>
      <w:keepLines/>
      <w:spacing w:before="280" w:after="80"/>
      <w:ind w:left="440"/>
      <w:outlineLvl w:val="0"/>
    </w:pPr>
    <w:rPr>
      <w:rFonts w:ascii="ＭＳ 明朝" w:hAnsi="ＭＳ 明朝" w:cs="ＭＳ 明朝"/>
      <w:b/>
      <w:bCs/>
      <w:color w:val="000000" w:themeColor="text1"/>
      <w:sz w:val="32"/>
      <w:szCs w:val="32"/>
    </w:rPr>
  </w:style>
  <w:style w:type="paragraph" w:styleId="2">
    <w:name w:val="heading 2"/>
    <w:basedOn w:val="a"/>
    <w:next w:val="a"/>
    <w:link w:val="20"/>
    <w:autoRedefine/>
    <w:uiPriority w:val="9"/>
    <w:unhideWhenUsed/>
    <w:qFormat/>
    <w:rsid w:val="0036602B"/>
    <w:pPr>
      <w:keepNext/>
      <w:keepLines/>
      <w:spacing w:before="160" w:after="80"/>
      <w:outlineLvl w:val="1"/>
    </w:pPr>
    <w:rPr>
      <w:rFonts w:ascii="ＭＳ 明朝" w:hAnsi="ＭＳ 明朝" w:cs="ＭＳ 明朝"/>
      <w:b/>
      <w:bCs/>
      <w:color w:val="000000" w:themeColor="text1"/>
      <w:sz w:val="28"/>
      <w:szCs w:val="28"/>
    </w:rPr>
  </w:style>
  <w:style w:type="paragraph" w:styleId="3">
    <w:name w:val="heading 3"/>
    <w:basedOn w:val="a"/>
    <w:next w:val="a"/>
    <w:link w:val="30"/>
    <w:autoRedefine/>
    <w:uiPriority w:val="9"/>
    <w:unhideWhenUsed/>
    <w:qFormat/>
    <w:rsid w:val="00067563"/>
    <w:pPr>
      <w:keepNext/>
      <w:keepLines/>
      <w:spacing w:before="160" w:after="80"/>
      <w:outlineLvl w:val="2"/>
    </w:pPr>
    <w:rPr>
      <w:rFonts w:ascii="ＭＳ 明朝" w:hAnsi="ＭＳ 明朝" w:cs="ＭＳ 明朝"/>
      <w:b/>
      <w:bCs/>
      <w:color w:val="000000" w:themeColor="text1"/>
      <w:sz w:val="24"/>
    </w:rPr>
  </w:style>
  <w:style w:type="paragraph" w:styleId="4">
    <w:name w:val="heading 4"/>
    <w:basedOn w:val="a"/>
    <w:next w:val="a"/>
    <w:link w:val="40"/>
    <w:uiPriority w:val="9"/>
    <w:semiHidden/>
    <w:unhideWhenUsed/>
    <w:qFormat/>
    <w:rsid w:val="00DA1096"/>
    <w:pPr>
      <w:keepNext/>
      <w:keepLines/>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semiHidden/>
    <w:unhideWhenUsed/>
    <w:qFormat/>
    <w:rsid w:val="001068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68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68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68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68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602B"/>
    <w:rPr>
      <w:rFonts w:ascii="ＭＳ 明朝" w:eastAsia="ＭＳ 明朝" w:hAnsi="ＭＳ 明朝" w:cs="ＭＳ 明朝"/>
      <w:b/>
      <w:bCs/>
      <w:color w:val="000000" w:themeColor="text1"/>
      <w:sz w:val="32"/>
      <w:szCs w:val="32"/>
    </w:rPr>
  </w:style>
  <w:style w:type="character" w:customStyle="1" w:styleId="20">
    <w:name w:val="見出し 2 (文字)"/>
    <w:basedOn w:val="a0"/>
    <w:link w:val="2"/>
    <w:uiPriority w:val="9"/>
    <w:rsid w:val="0036602B"/>
    <w:rPr>
      <w:rFonts w:ascii="ＭＳ 明朝" w:eastAsia="ＭＳ 明朝" w:hAnsi="ＭＳ 明朝" w:cs="ＭＳ 明朝"/>
      <w:b/>
      <w:bCs/>
      <w:color w:val="000000" w:themeColor="text1"/>
      <w:sz w:val="28"/>
      <w:szCs w:val="28"/>
    </w:rPr>
  </w:style>
  <w:style w:type="character" w:customStyle="1" w:styleId="30">
    <w:name w:val="見出し 3 (文字)"/>
    <w:basedOn w:val="a0"/>
    <w:link w:val="3"/>
    <w:uiPriority w:val="9"/>
    <w:rsid w:val="00067563"/>
    <w:rPr>
      <w:rFonts w:ascii="ＭＳ 明朝" w:eastAsia="ＭＳ 明朝" w:hAnsi="ＭＳ 明朝" w:cs="ＭＳ 明朝"/>
      <w:b/>
      <w:bCs/>
      <w:color w:val="000000" w:themeColor="text1"/>
      <w:sz w:val="24"/>
    </w:rPr>
  </w:style>
  <w:style w:type="character" w:customStyle="1" w:styleId="40">
    <w:name w:val="見出し 4 (文字)"/>
    <w:basedOn w:val="a0"/>
    <w:link w:val="4"/>
    <w:uiPriority w:val="9"/>
    <w:semiHidden/>
    <w:rsid w:val="00DA1096"/>
    <w:rPr>
      <w:rFonts w:asciiTheme="majorHAnsi" w:eastAsia="ＭＳ 明朝" w:hAnsiTheme="majorHAnsi" w:cstheme="majorBidi"/>
      <w:b/>
      <w:color w:val="000000" w:themeColor="text1"/>
      <w:sz w:val="21"/>
    </w:rPr>
  </w:style>
  <w:style w:type="character" w:customStyle="1" w:styleId="50">
    <w:name w:val="見出し 5 (文字)"/>
    <w:basedOn w:val="a0"/>
    <w:link w:val="5"/>
    <w:uiPriority w:val="9"/>
    <w:semiHidden/>
    <w:rsid w:val="001068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68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68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68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683F"/>
    <w:rPr>
      <w:rFonts w:asciiTheme="majorHAnsi" w:eastAsiaTheme="majorEastAsia" w:hAnsiTheme="majorHAnsi" w:cstheme="majorBidi"/>
      <w:color w:val="000000" w:themeColor="text1"/>
    </w:rPr>
  </w:style>
  <w:style w:type="paragraph" w:styleId="a3">
    <w:name w:val="Title"/>
    <w:aliases w:val="表紙-タイトル,文書タイトル"/>
    <w:basedOn w:val="a"/>
    <w:next w:val="a"/>
    <w:link w:val="a4"/>
    <w:autoRedefine/>
    <w:uiPriority w:val="10"/>
    <w:rsid w:val="00C322B7"/>
    <w:pPr>
      <w:autoSpaceDE w:val="0"/>
      <w:autoSpaceDN w:val="0"/>
      <w:spacing w:after="80" w:line="240" w:lineRule="auto"/>
      <w:contextualSpacing/>
      <w:jc w:val="center"/>
    </w:pPr>
    <w:rPr>
      <w:rFonts w:ascii="ＭＳ 明朝" w:hAnsi="ＭＳ 明朝" w:cs="ＭＳ 明朝"/>
      <w:b/>
      <w:spacing w:val="200"/>
      <w:kern w:val="28"/>
      <w:sz w:val="56"/>
      <w:szCs w:val="56"/>
    </w:rPr>
  </w:style>
  <w:style w:type="character" w:customStyle="1" w:styleId="a4">
    <w:name w:val="表題 (文字)"/>
    <w:aliases w:val="表紙-タイトル (文字),文書タイトル (文字)"/>
    <w:basedOn w:val="a0"/>
    <w:link w:val="a3"/>
    <w:uiPriority w:val="10"/>
    <w:rsid w:val="00C322B7"/>
    <w:rPr>
      <w:rFonts w:ascii="ＭＳ 明朝" w:eastAsia="ＭＳ 明朝" w:hAnsi="ＭＳ 明朝" w:cs="ＭＳ 明朝"/>
      <w:b/>
      <w:spacing w:val="200"/>
      <w:kern w:val="28"/>
      <w:sz w:val="56"/>
      <w:szCs w:val="56"/>
    </w:rPr>
  </w:style>
  <w:style w:type="paragraph" w:styleId="a5">
    <w:name w:val="Subtitle"/>
    <w:aliases w:val="表紙-標題,標題"/>
    <w:basedOn w:val="a"/>
    <w:next w:val="a"/>
    <w:link w:val="a6"/>
    <w:autoRedefine/>
    <w:uiPriority w:val="11"/>
    <w:rsid w:val="00AB383C"/>
    <w:pPr>
      <w:numPr>
        <w:ilvl w:val="1"/>
      </w:numPr>
    </w:pPr>
    <w:rPr>
      <w:rFonts w:ascii="ＭＳ 明朝" w:hAnsi="ＭＳ 明朝" w:cs="ＭＳ 明朝"/>
      <w:b/>
      <w:color w:val="595959" w:themeColor="text1" w:themeTint="A6"/>
      <w:spacing w:val="15"/>
      <w:sz w:val="36"/>
      <w:szCs w:val="36"/>
    </w:rPr>
  </w:style>
  <w:style w:type="character" w:customStyle="1" w:styleId="a6">
    <w:name w:val="副題 (文字)"/>
    <w:aliases w:val="表紙-標題 (文字),標題 (文字)"/>
    <w:basedOn w:val="a0"/>
    <w:link w:val="a5"/>
    <w:uiPriority w:val="11"/>
    <w:rsid w:val="00AB383C"/>
    <w:rPr>
      <w:rFonts w:ascii="ＭＳ 明朝" w:eastAsia="ＭＳ 明朝" w:hAnsi="ＭＳ 明朝" w:cs="ＭＳ 明朝"/>
      <w:b/>
      <w:color w:val="595959" w:themeColor="text1" w:themeTint="A6"/>
      <w:spacing w:val="15"/>
      <w:sz w:val="36"/>
      <w:szCs w:val="36"/>
    </w:rPr>
  </w:style>
  <w:style w:type="paragraph" w:styleId="a7">
    <w:name w:val="Quote"/>
    <w:basedOn w:val="a"/>
    <w:next w:val="a"/>
    <w:link w:val="a8"/>
    <w:uiPriority w:val="29"/>
    <w:rsid w:val="0010683F"/>
    <w:pPr>
      <w:spacing w:before="160"/>
      <w:jc w:val="center"/>
    </w:pPr>
    <w:rPr>
      <w:i/>
      <w:iCs/>
      <w:color w:val="404040" w:themeColor="text1" w:themeTint="BF"/>
    </w:rPr>
  </w:style>
  <w:style w:type="character" w:customStyle="1" w:styleId="a8">
    <w:name w:val="引用文 (文字)"/>
    <w:basedOn w:val="a0"/>
    <w:link w:val="a7"/>
    <w:uiPriority w:val="29"/>
    <w:rsid w:val="0010683F"/>
    <w:rPr>
      <w:i/>
      <w:iCs/>
      <w:color w:val="404040" w:themeColor="text1" w:themeTint="BF"/>
    </w:rPr>
  </w:style>
  <w:style w:type="paragraph" w:styleId="a9">
    <w:name w:val="List Paragraph"/>
    <w:basedOn w:val="a"/>
    <w:uiPriority w:val="34"/>
    <w:rsid w:val="0010683F"/>
    <w:pPr>
      <w:ind w:left="720"/>
      <w:contextualSpacing/>
    </w:pPr>
  </w:style>
  <w:style w:type="character" w:styleId="21">
    <w:name w:val="Intense Emphasis"/>
    <w:basedOn w:val="a0"/>
    <w:uiPriority w:val="21"/>
    <w:rsid w:val="0010683F"/>
    <w:rPr>
      <w:i/>
      <w:iCs/>
      <w:color w:val="0F4761" w:themeColor="accent1" w:themeShade="BF"/>
    </w:rPr>
  </w:style>
  <w:style w:type="paragraph" w:styleId="22">
    <w:name w:val="Intense Quote"/>
    <w:basedOn w:val="a"/>
    <w:next w:val="a"/>
    <w:link w:val="23"/>
    <w:uiPriority w:val="30"/>
    <w:rsid w:val="0010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683F"/>
    <w:rPr>
      <w:i/>
      <w:iCs/>
      <w:color w:val="0F4761" w:themeColor="accent1" w:themeShade="BF"/>
    </w:rPr>
  </w:style>
  <w:style w:type="character" w:styleId="24">
    <w:name w:val="Intense Reference"/>
    <w:basedOn w:val="a0"/>
    <w:uiPriority w:val="32"/>
    <w:rsid w:val="0010683F"/>
    <w:rPr>
      <w:b/>
      <w:bCs/>
      <w:smallCaps/>
      <w:color w:val="0F4761" w:themeColor="accent1" w:themeShade="BF"/>
      <w:spacing w:val="5"/>
    </w:rPr>
  </w:style>
  <w:style w:type="paragraph" w:styleId="aa">
    <w:name w:val="header"/>
    <w:basedOn w:val="a"/>
    <w:link w:val="ab"/>
    <w:uiPriority w:val="99"/>
    <w:unhideWhenUsed/>
    <w:rsid w:val="001A6060"/>
    <w:pPr>
      <w:tabs>
        <w:tab w:val="center" w:pos="4252"/>
        <w:tab w:val="right" w:pos="8504"/>
      </w:tabs>
      <w:snapToGrid w:val="0"/>
    </w:pPr>
  </w:style>
  <w:style w:type="character" w:customStyle="1" w:styleId="ab">
    <w:name w:val="ヘッダー (文字)"/>
    <w:basedOn w:val="a0"/>
    <w:link w:val="aa"/>
    <w:uiPriority w:val="99"/>
    <w:rsid w:val="001A6060"/>
  </w:style>
  <w:style w:type="paragraph" w:styleId="ac">
    <w:name w:val="footer"/>
    <w:basedOn w:val="a"/>
    <w:link w:val="ad"/>
    <w:uiPriority w:val="99"/>
    <w:unhideWhenUsed/>
    <w:rsid w:val="001A6060"/>
    <w:pPr>
      <w:tabs>
        <w:tab w:val="center" w:pos="4252"/>
        <w:tab w:val="right" w:pos="8504"/>
      </w:tabs>
      <w:snapToGrid w:val="0"/>
    </w:pPr>
  </w:style>
  <w:style w:type="character" w:customStyle="1" w:styleId="ad">
    <w:name w:val="フッター (文字)"/>
    <w:basedOn w:val="a0"/>
    <w:link w:val="ac"/>
    <w:uiPriority w:val="99"/>
    <w:rsid w:val="001A6060"/>
  </w:style>
  <w:style w:type="character" w:styleId="ae">
    <w:name w:val="Subtle Emphasis"/>
    <w:aliases w:val="表紙-名前"/>
    <w:uiPriority w:val="19"/>
    <w:rsid w:val="00AB383C"/>
    <w:rPr>
      <w:rFonts w:ascii="ＭＳ 明朝" w:eastAsia="ＭＳ 明朝" w:hAnsi="ＭＳ 明朝" w:cs="ＭＳ 明朝"/>
      <w:i w:val="0"/>
      <w:iCs/>
      <w:color w:val="404040" w:themeColor="text1" w:themeTint="BF"/>
      <w:sz w:val="36"/>
      <w:szCs w:val="36"/>
    </w:rPr>
  </w:style>
  <w:style w:type="character" w:styleId="af">
    <w:name w:val="Emphasis"/>
    <w:aliases w:val="表紙-情報"/>
    <w:uiPriority w:val="20"/>
    <w:rsid w:val="008E68BC"/>
    <w:rPr>
      <w:rFonts w:ascii="ＭＳ 明朝" w:eastAsia="ＭＳ 明朝" w:hAnsi="ＭＳ 明朝" w:cs="ＭＳ 明朝"/>
      <w:b w:val="0"/>
      <w:i w:val="0"/>
      <w:iCs/>
      <w:sz w:val="28"/>
      <w:szCs w:val="28"/>
    </w:rPr>
  </w:style>
  <w:style w:type="paragraph" w:styleId="af0">
    <w:name w:val="TOC Heading"/>
    <w:basedOn w:val="1"/>
    <w:next w:val="a"/>
    <w:uiPriority w:val="39"/>
    <w:unhideWhenUsed/>
    <w:rsid w:val="00BD452F"/>
    <w:pPr>
      <w:widowControl/>
      <w:spacing w:before="480" w:after="0" w:line="276" w:lineRule="auto"/>
      <w:outlineLvl w:val="9"/>
    </w:pPr>
    <w:rPr>
      <w:b w:val="0"/>
      <w:bCs w:val="0"/>
      <w:color w:val="0F4761" w:themeColor="accent1" w:themeShade="BF"/>
      <w:kern w:val="0"/>
      <w:sz w:val="28"/>
      <w:szCs w:val="28"/>
      <w14:ligatures w14:val="none"/>
    </w:rPr>
  </w:style>
  <w:style w:type="paragraph" w:styleId="11">
    <w:name w:val="toc 1"/>
    <w:basedOn w:val="a"/>
    <w:next w:val="a"/>
    <w:autoRedefine/>
    <w:uiPriority w:val="39"/>
    <w:unhideWhenUsed/>
    <w:rsid w:val="00BD452F"/>
    <w:pPr>
      <w:spacing w:before="120" w:after="120"/>
    </w:pPr>
    <w:rPr>
      <w:rFonts w:eastAsiaTheme="minorHAnsi"/>
      <w:b/>
      <w:bCs/>
      <w:caps/>
      <w:sz w:val="20"/>
      <w:szCs w:val="20"/>
    </w:rPr>
  </w:style>
  <w:style w:type="paragraph" w:styleId="25">
    <w:name w:val="toc 2"/>
    <w:basedOn w:val="a"/>
    <w:next w:val="a"/>
    <w:autoRedefine/>
    <w:uiPriority w:val="39"/>
    <w:unhideWhenUsed/>
    <w:rsid w:val="00BD452F"/>
    <w:pPr>
      <w:ind w:left="210"/>
    </w:pPr>
    <w:rPr>
      <w:rFonts w:eastAsiaTheme="minorHAnsi"/>
      <w:smallCaps/>
      <w:sz w:val="20"/>
      <w:szCs w:val="20"/>
    </w:rPr>
  </w:style>
  <w:style w:type="paragraph" w:styleId="31">
    <w:name w:val="toc 3"/>
    <w:basedOn w:val="a"/>
    <w:next w:val="a"/>
    <w:autoRedefine/>
    <w:uiPriority w:val="39"/>
    <w:unhideWhenUsed/>
    <w:rsid w:val="00BD452F"/>
    <w:pPr>
      <w:ind w:left="420"/>
    </w:pPr>
    <w:rPr>
      <w:rFonts w:eastAsiaTheme="minorHAnsi"/>
      <w:i/>
      <w:iCs/>
      <w:sz w:val="20"/>
      <w:szCs w:val="20"/>
    </w:rPr>
  </w:style>
  <w:style w:type="paragraph" w:styleId="41">
    <w:name w:val="toc 4"/>
    <w:basedOn w:val="a"/>
    <w:next w:val="a"/>
    <w:autoRedefine/>
    <w:uiPriority w:val="39"/>
    <w:semiHidden/>
    <w:unhideWhenUsed/>
    <w:rsid w:val="00BD452F"/>
    <w:pPr>
      <w:ind w:left="630"/>
    </w:pPr>
    <w:rPr>
      <w:rFonts w:eastAsiaTheme="minorHAnsi"/>
      <w:sz w:val="18"/>
      <w:szCs w:val="18"/>
    </w:rPr>
  </w:style>
  <w:style w:type="paragraph" w:styleId="51">
    <w:name w:val="toc 5"/>
    <w:basedOn w:val="a"/>
    <w:next w:val="a"/>
    <w:autoRedefine/>
    <w:uiPriority w:val="39"/>
    <w:semiHidden/>
    <w:unhideWhenUsed/>
    <w:rsid w:val="00BD452F"/>
    <w:pPr>
      <w:ind w:left="840"/>
    </w:pPr>
    <w:rPr>
      <w:rFonts w:eastAsiaTheme="minorHAnsi"/>
      <w:sz w:val="18"/>
      <w:szCs w:val="18"/>
    </w:rPr>
  </w:style>
  <w:style w:type="paragraph" w:styleId="61">
    <w:name w:val="toc 6"/>
    <w:basedOn w:val="a"/>
    <w:next w:val="a"/>
    <w:autoRedefine/>
    <w:uiPriority w:val="39"/>
    <w:semiHidden/>
    <w:unhideWhenUsed/>
    <w:rsid w:val="00BD452F"/>
    <w:pPr>
      <w:ind w:left="1050"/>
    </w:pPr>
    <w:rPr>
      <w:rFonts w:eastAsiaTheme="minorHAnsi"/>
      <w:sz w:val="18"/>
      <w:szCs w:val="18"/>
    </w:rPr>
  </w:style>
  <w:style w:type="paragraph" w:styleId="71">
    <w:name w:val="toc 7"/>
    <w:basedOn w:val="a"/>
    <w:next w:val="a"/>
    <w:autoRedefine/>
    <w:uiPriority w:val="39"/>
    <w:semiHidden/>
    <w:unhideWhenUsed/>
    <w:rsid w:val="00BD452F"/>
    <w:pPr>
      <w:ind w:left="1260"/>
    </w:pPr>
    <w:rPr>
      <w:rFonts w:eastAsiaTheme="minorHAnsi"/>
      <w:sz w:val="18"/>
      <w:szCs w:val="18"/>
    </w:rPr>
  </w:style>
  <w:style w:type="paragraph" w:styleId="81">
    <w:name w:val="toc 8"/>
    <w:basedOn w:val="a"/>
    <w:next w:val="a"/>
    <w:autoRedefine/>
    <w:uiPriority w:val="39"/>
    <w:semiHidden/>
    <w:unhideWhenUsed/>
    <w:rsid w:val="00BD452F"/>
    <w:pPr>
      <w:ind w:left="1470"/>
    </w:pPr>
    <w:rPr>
      <w:rFonts w:eastAsiaTheme="minorHAnsi"/>
      <w:sz w:val="18"/>
      <w:szCs w:val="18"/>
    </w:rPr>
  </w:style>
  <w:style w:type="paragraph" w:styleId="91">
    <w:name w:val="toc 9"/>
    <w:basedOn w:val="a"/>
    <w:next w:val="a"/>
    <w:autoRedefine/>
    <w:uiPriority w:val="39"/>
    <w:semiHidden/>
    <w:unhideWhenUsed/>
    <w:rsid w:val="00BD452F"/>
    <w:pPr>
      <w:ind w:left="1680"/>
    </w:pPr>
    <w:rPr>
      <w:rFonts w:eastAsiaTheme="minorHAnsi"/>
      <w:sz w:val="18"/>
      <w:szCs w:val="18"/>
    </w:rPr>
  </w:style>
  <w:style w:type="paragraph" w:customStyle="1" w:styleId="-">
    <w:name w:val="表紙-その他情報"/>
    <w:basedOn w:val="a"/>
    <w:link w:val="-0"/>
    <w:autoRedefine/>
    <w:qFormat/>
    <w:rsid w:val="00924231"/>
    <w:pPr>
      <w:spacing w:line="300" w:lineRule="exact"/>
      <w:jc w:val="center"/>
    </w:pPr>
    <w:rPr>
      <w:rFonts w:ascii="ＭＳ 明朝" w:hAnsi="ＭＳ 明朝" w:cs="ＭＳ 明朝"/>
      <w:sz w:val="28"/>
      <w:szCs w:val="28"/>
    </w:rPr>
  </w:style>
  <w:style w:type="character" w:customStyle="1" w:styleId="-0">
    <w:name w:val="表紙-その他情報 (文字)"/>
    <w:basedOn w:val="a0"/>
    <w:link w:val="-"/>
    <w:rsid w:val="00924231"/>
    <w:rPr>
      <w:rFonts w:ascii="ＭＳ 明朝" w:eastAsia="ＭＳ 明朝" w:hAnsi="ＭＳ 明朝" w:cs="ＭＳ 明朝"/>
      <w:sz w:val="28"/>
      <w:szCs w:val="28"/>
    </w:rPr>
  </w:style>
  <w:style w:type="character" w:styleId="af1">
    <w:name w:val="Hyperlink"/>
    <w:basedOn w:val="a0"/>
    <w:uiPriority w:val="99"/>
    <w:unhideWhenUsed/>
    <w:rsid w:val="00FF0F25"/>
    <w:rPr>
      <w:color w:val="467886" w:themeColor="hyperlink"/>
      <w:u w:val="single"/>
    </w:rPr>
  </w:style>
  <w:style w:type="paragraph" w:customStyle="1" w:styleId="-1">
    <w:name w:val="表紙-氏名"/>
    <w:basedOn w:val="a"/>
    <w:link w:val="-2"/>
    <w:autoRedefine/>
    <w:qFormat/>
    <w:rsid w:val="00924231"/>
    <w:pPr>
      <w:ind w:leftChars="800" w:left="800"/>
    </w:pPr>
    <w:rPr>
      <w:rFonts w:ascii="ＭＳ 明朝" w:hAnsi="ＭＳ 明朝" w:cs="ＭＳ 明朝"/>
      <w:sz w:val="36"/>
      <w:szCs w:val="36"/>
    </w:rPr>
  </w:style>
  <w:style w:type="character" w:customStyle="1" w:styleId="-2">
    <w:name w:val="表紙-氏名 (文字)"/>
    <w:basedOn w:val="a0"/>
    <w:link w:val="-1"/>
    <w:rsid w:val="00924231"/>
    <w:rPr>
      <w:rFonts w:ascii="ＭＳ 明朝" w:eastAsia="ＭＳ 明朝" w:hAnsi="ＭＳ 明朝" w:cs="ＭＳ 明朝"/>
      <w:sz w:val="36"/>
      <w:szCs w:val="36"/>
    </w:rPr>
  </w:style>
  <w:style w:type="paragraph" w:customStyle="1" w:styleId="-3">
    <w:name w:val="表紙-標題用"/>
    <w:basedOn w:val="a5"/>
    <w:link w:val="-4"/>
    <w:autoRedefine/>
    <w:qFormat/>
    <w:rsid w:val="00E6585A"/>
    <w:pPr>
      <w:ind w:leftChars="100" w:left="210"/>
    </w:pPr>
  </w:style>
  <w:style w:type="character" w:customStyle="1" w:styleId="-4">
    <w:name w:val="表紙-標題用 (文字)"/>
    <w:basedOn w:val="a6"/>
    <w:link w:val="-3"/>
    <w:rsid w:val="00E6585A"/>
    <w:rPr>
      <w:rFonts w:ascii="ＭＳ 明朝" w:eastAsia="ＭＳ 明朝" w:hAnsi="ＭＳ 明朝" w:cs="ＭＳ 明朝"/>
      <w:b/>
      <w:color w:val="595959" w:themeColor="text1" w:themeTint="A6"/>
      <w:spacing w:val="15"/>
      <w:sz w:val="36"/>
      <w:szCs w:val="36"/>
    </w:rPr>
  </w:style>
  <w:style w:type="paragraph" w:customStyle="1" w:styleId="-5">
    <w:name w:val="表紙-文書名"/>
    <w:basedOn w:val="a3"/>
    <w:link w:val="-6"/>
    <w:autoRedefine/>
    <w:qFormat/>
    <w:rsid w:val="00924231"/>
  </w:style>
  <w:style w:type="character" w:customStyle="1" w:styleId="-6">
    <w:name w:val="表紙-文書名 (文字)"/>
    <w:basedOn w:val="a4"/>
    <w:link w:val="-5"/>
    <w:rsid w:val="00924231"/>
    <w:rPr>
      <w:rFonts w:ascii="ＭＳ 明朝" w:eastAsia="ＭＳ 明朝" w:hAnsi="ＭＳ 明朝" w:cs="ＭＳ 明朝"/>
      <w:b/>
      <w:spacing w:val="200"/>
      <w:kern w:val="28"/>
      <w:sz w:val="56"/>
      <w:szCs w:val="56"/>
    </w:rPr>
  </w:style>
  <w:style w:type="paragraph" w:styleId="af2">
    <w:name w:val="caption"/>
    <w:basedOn w:val="a"/>
    <w:next w:val="a"/>
    <w:autoRedefine/>
    <w:uiPriority w:val="35"/>
    <w:unhideWhenUsed/>
    <w:qFormat/>
    <w:rsid w:val="00C01E23"/>
    <w:pPr>
      <w:jc w:val="center"/>
    </w:pPr>
    <w:rPr>
      <w:rFonts w:ascii="ＭＳ 明朝" w:hAnsi="ＭＳ 明朝" w:cs="ＭＳ 明朝"/>
      <w:szCs w:val="21"/>
      <w:lang w:eastAsia="zh-TW"/>
    </w:rPr>
  </w:style>
  <w:style w:type="paragraph" w:styleId="Web">
    <w:name w:val="Normal (Web)"/>
    <w:basedOn w:val="a"/>
    <w:uiPriority w:val="99"/>
    <w:semiHidden/>
    <w:unhideWhenUsed/>
    <w:rsid w:val="00BF1902"/>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f3">
    <w:name w:val="Bibliography"/>
    <w:basedOn w:val="a"/>
    <w:next w:val="a"/>
    <w:uiPriority w:val="37"/>
    <w:unhideWhenUsed/>
    <w:rsid w:val="001F1B14"/>
  </w:style>
  <w:style w:type="character" w:styleId="af4">
    <w:name w:val="page number"/>
    <w:basedOn w:val="a0"/>
    <w:uiPriority w:val="99"/>
    <w:semiHidden/>
    <w:unhideWhenUsed/>
    <w:rsid w:val="0036602B"/>
  </w:style>
  <w:style w:type="character" w:customStyle="1" w:styleId="citation-576">
    <w:name w:val="citation-576"/>
    <w:basedOn w:val="a0"/>
    <w:rsid w:val="003E1D41"/>
  </w:style>
  <w:style w:type="character" w:styleId="af5">
    <w:name w:val="annotation reference"/>
    <w:basedOn w:val="a0"/>
    <w:uiPriority w:val="99"/>
    <w:semiHidden/>
    <w:unhideWhenUsed/>
    <w:rsid w:val="00D00F5B"/>
    <w:rPr>
      <w:sz w:val="18"/>
      <w:szCs w:val="18"/>
    </w:rPr>
  </w:style>
  <w:style w:type="paragraph" w:styleId="af6">
    <w:name w:val="annotation text"/>
    <w:basedOn w:val="a"/>
    <w:link w:val="af7"/>
    <w:uiPriority w:val="99"/>
    <w:unhideWhenUsed/>
    <w:rsid w:val="00D00F5B"/>
  </w:style>
  <w:style w:type="character" w:customStyle="1" w:styleId="af7">
    <w:name w:val="コメント文字列 (文字)"/>
    <w:basedOn w:val="a0"/>
    <w:link w:val="af6"/>
    <w:uiPriority w:val="99"/>
    <w:rsid w:val="00D00F5B"/>
    <w:rPr>
      <w:rFonts w:eastAsia="ＭＳ 明朝"/>
      <w:sz w:val="21"/>
    </w:rPr>
  </w:style>
  <w:style w:type="paragraph" w:styleId="af8">
    <w:name w:val="annotation subject"/>
    <w:basedOn w:val="af6"/>
    <w:next w:val="af6"/>
    <w:link w:val="af9"/>
    <w:uiPriority w:val="99"/>
    <w:semiHidden/>
    <w:unhideWhenUsed/>
    <w:rsid w:val="00D00F5B"/>
    <w:rPr>
      <w:b/>
      <w:bCs/>
    </w:rPr>
  </w:style>
  <w:style w:type="character" w:customStyle="1" w:styleId="af9">
    <w:name w:val="コメント内容 (文字)"/>
    <w:basedOn w:val="af7"/>
    <w:link w:val="af8"/>
    <w:uiPriority w:val="99"/>
    <w:semiHidden/>
    <w:rsid w:val="00D00F5B"/>
    <w:rPr>
      <w:rFonts w:eastAsia="ＭＳ 明朝"/>
      <w:b/>
      <w:bCs/>
      <w:sz w:val="21"/>
    </w:rPr>
  </w:style>
  <w:style w:type="paragraph" w:styleId="afa">
    <w:name w:val="endnote text"/>
    <w:basedOn w:val="a"/>
    <w:link w:val="afb"/>
    <w:uiPriority w:val="99"/>
    <w:semiHidden/>
    <w:unhideWhenUsed/>
    <w:rsid w:val="0067569F"/>
    <w:pPr>
      <w:snapToGrid w:val="0"/>
    </w:pPr>
  </w:style>
  <w:style w:type="character" w:customStyle="1" w:styleId="afb">
    <w:name w:val="文末脚注文字列 (文字)"/>
    <w:basedOn w:val="a0"/>
    <w:link w:val="afa"/>
    <w:uiPriority w:val="99"/>
    <w:semiHidden/>
    <w:rsid w:val="0067569F"/>
    <w:rPr>
      <w:rFonts w:eastAsia="ＭＳ 明朝"/>
      <w:sz w:val="21"/>
    </w:rPr>
  </w:style>
  <w:style w:type="character" w:styleId="afc">
    <w:name w:val="endnote reference"/>
    <w:basedOn w:val="a0"/>
    <w:uiPriority w:val="99"/>
    <w:semiHidden/>
    <w:unhideWhenUsed/>
    <w:rsid w:val="0067569F"/>
    <w:rPr>
      <w:vertAlign w:val="superscript"/>
    </w:rPr>
  </w:style>
  <w:style w:type="paragraph" w:styleId="afd">
    <w:name w:val="footnote text"/>
    <w:basedOn w:val="a"/>
    <w:link w:val="afe"/>
    <w:uiPriority w:val="99"/>
    <w:semiHidden/>
    <w:unhideWhenUsed/>
    <w:rsid w:val="001D0CCC"/>
    <w:pPr>
      <w:snapToGrid w:val="0"/>
    </w:pPr>
  </w:style>
  <w:style w:type="character" w:customStyle="1" w:styleId="afe">
    <w:name w:val="脚注文字列 (文字)"/>
    <w:basedOn w:val="a0"/>
    <w:link w:val="afd"/>
    <w:uiPriority w:val="99"/>
    <w:semiHidden/>
    <w:rsid w:val="001D0CCC"/>
    <w:rPr>
      <w:rFonts w:eastAsia="ＭＳ 明朝"/>
      <w:sz w:val="21"/>
    </w:rPr>
  </w:style>
  <w:style w:type="character" w:styleId="aff">
    <w:name w:val="footnote reference"/>
    <w:basedOn w:val="a0"/>
    <w:uiPriority w:val="99"/>
    <w:semiHidden/>
    <w:unhideWhenUsed/>
    <w:rsid w:val="001D0CCC"/>
    <w:rPr>
      <w:vertAlign w:val="superscript"/>
    </w:rPr>
  </w:style>
  <w:style w:type="character" w:styleId="aff0">
    <w:name w:val="Unresolved Mention"/>
    <w:basedOn w:val="a0"/>
    <w:uiPriority w:val="99"/>
    <w:semiHidden/>
    <w:unhideWhenUsed/>
    <w:rsid w:val="00606E02"/>
    <w:rPr>
      <w:color w:val="605E5C"/>
      <w:shd w:val="clear" w:color="auto" w:fill="E1DFDD"/>
    </w:rPr>
  </w:style>
  <w:style w:type="paragraph" w:styleId="aff1">
    <w:name w:val="Revision"/>
    <w:hidden/>
    <w:uiPriority w:val="99"/>
    <w:semiHidden/>
    <w:rsid w:val="002A3475"/>
    <w:pPr>
      <w:spacing w:after="0" w:line="240" w:lineRule="auto"/>
    </w:pPr>
    <w:rPr>
      <w:rFonts w:eastAsia="ＭＳ 明朝"/>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8060">
      <w:bodyDiv w:val="1"/>
      <w:marLeft w:val="0"/>
      <w:marRight w:val="0"/>
      <w:marTop w:val="0"/>
      <w:marBottom w:val="0"/>
      <w:divBdr>
        <w:top w:val="none" w:sz="0" w:space="0" w:color="auto"/>
        <w:left w:val="none" w:sz="0" w:space="0" w:color="auto"/>
        <w:bottom w:val="none" w:sz="0" w:space="0" w:color="auto"/>
        <w:right w:val="none" w:sz="0" w:space="0" w:color="auto"/>
      </w:divBdr>
    </w:div>
    <w:div w:id="54008815">
      <w:bodyDiv w:val="1"/>
      <w:marLeft w:val="0"/>
      <w:marRight w:val="0"/>
      <w:marTop w:val="0"/>
      <w:marBottom w:val="0"/>
      <w:divBdr>
        <w:top w:val="none" w:sz="0" w:space="0" w:color="auto"/>
        <w:left w:val="none" w:sz="0" w:space="0" w:color="auto"/>
        <w:bottom w:val="none" w:sz="0" w:space="0" w:color="auto"/>
        <w:right w:val="none" w:sz="0" w:space="0" w:color="auto"/>
      </w:divBdr>
    </w:div>
    <w:div w:id="115299002">
      <w:bodyDiv w:val="1"/>
      <w:marLeft w:val="0"/>
      <w:marRight w:val="0"/>
      <w:marTop w:val="0"/>
      <w:marBottom w:val="0"/>
      <w:divBdr>
        <w:top w:val="none" w:sz="0" w:space="0" w:color="auto"/>
        <w:left w:val="none" w:sz="0" w:space="0" w:color="auto"/>
        <w:bottom w:val="none" w:sz="0" w:space="0" w:color="auto"/>
        <w:right w:val="none" w:sz="0" w:space="0" w:color="auto"/>
      </w:divBdr>
    </w:div>
    <w:div w:id="132868703">
      <w:bodyDiv w:val="1"/>
      <w:marLeft w:val="0"/>
      <w:marRight w:val="0"/>
      <w:marTop w:val="0"/>
      <w:marBottom w:val="0"/>
      <w:divBdr>
        <w:top w:val="none" w:sz="0" w:space="0" w:color="auto"/>
        <w:left w:val="none" w:sz="0" w:space="0" w:color="auto"/>
        <w:bottom w:val="none" w:sz="0" w:space="0" w:color="auto"/>
        <w:right w:val="none" w:sz="0" w:space="0" w:color="auto"/>
      </w:divBdr>
    </w:div>
    <w:div w:id="244188799">
      <w:bodyDiv w:val="1"/>
      <w:marLeft w:val="0"/>
      <w:marRight w:val="0"/>
      <w:marTop w:val="0"/>
      <w:marBottom w:val="0"/>
      <w:divBdr>
        <w:top w:val="none" w:sz="0" w:space="0" w:color="auto"/>
        <w:left w:val="none" w:sz="0" w:space="0" w:color="auto"/>
        <w:bottom w:val="none" w:sz="0" w:space="0" w:color="auto"/>
        <w:right w:val="none" w:sz="0" w:space="0" w:color="auto"/>
      </w:divBdr>
    </w:div>
    <w:div w:id="265427748">
      <w:bodyDiv w:val="1"/>
      <w:marLeft w:val="0"/>
      <w:marRight w:val="0"/>
      <w:marTop w:val="0"/>
      <w:marBottom w:val="0"/>
      <w:divBdr>
        <w:top w:val="none" w:sz="0" w:space="0" w:color="auto"/>
        <w:left w:val="none" w:sz="0" w:space="0" w:color="auto"/>
        <w:bottom w:val="none" w:sz="0" w:space="0" w:color="auto"/>
        <w:right w:val="none" w:sz="0" w:space="0" w:color="auto"/>
      </w:divBdr>
    </w:div>
    <w:div w:id="291638080">
      <w:bodyDiv w:val="1"/>
      <w:marLeft w:val="0"/>
      <w:marRight w:val="0"/>
      <w:marTop w:val="0"/>
      <w:marBottom w:val="0"/>
      <w:divBdr>
        <w:top w:val="none" w:sz="0" w:space="0" w:color="auto"/>
        <w:left w:val="none" w:sz="0" w:space="0" w:color="auto"/>
        <w:bottom w:val="none" w:sz="0" w:space="0" w:color="auto"/>
        <w:right w:val="none" w:sz="0" w:space="0" w:color="auto"/>
      </w:divBdr>
    </w:div>
    <w:div w:id="301349830">
      <w:bodyDiv w:val="1"/>
      <w:marLeft w:val="0"/>
      <w:marRight w:val="0"/>
      <w:marTop w:val="0"/>
      <w:marBottom w:val="0"/>
      <w:divBdr>
        <w:top w:val="none" w:sz="0" w:space="0" w:color="auto"/>
        <w:left w:val="none" w:sz="0" w:space="0" w:color="auto"/>
        <w:bottom w:val="none" w:sz="0" w:space="0" w:color="auto"/>
        <w:right w:val="none" w:sz="0" w:space="0" w:color="auto"/>
      </w:divBdr>
    </w:div>
    <w:div w:id="302781201">
      <w:bodyDiv w:val="1"/>
      <w:marLeft w:val="0"/>
      <w:marRight w:val="0"/>
      <w:marTop w:val="0"/>
      <w:marBottom w:val="0"/>
      <w:divBdr>
        <w:top w:val="none" w:sz="0" w:space="0" w:color="auto"/>
        <w:left w:val="none" w:sz="0" w:space="0" w:color="auto"/>
        <w:bottom w:val="none" w:sz="0" w:space="0" w:color="auto"/>
        <w:right w:val="none" w:sz="0" w:space="0" w:color="auto"/>
      </w:divBdr>
    </w:div>
    <w:div w:id="326638247">
      <w:bodyDiv w:val="1"/>
      <w:marLeft w:val="0"/>
      <w:marRight w:val="0"/>
      <w:marTop w:val="0"/>
      <w:marBottom w:val="0"/>
      <w:divBdr>
        <w:top w:val="none" w:sz="0" w:space="0" w:color="auto"/>
        <w:left w:val="none" w:sz="0" w:space="0" w:color="auto"/>
        <w:bottom w:val="none" w:sz="0" w:space="0" w:color="auto"/>
        <w:right w:val="none" w:sz="0" w:space="0" w:color="auto"/>
      </w:divBdr>
    </w:div>
    <w:div w:id="327908606">
      <w:bodyDiv w:val="1"/>
      <w:marLeft w:val="0"/>
      <w:marRight w:val="0"/>
      <w:marTop w:val="0"/>
      <w:marBottom w:val="0"/>
      <w:divBdr>
        <w:top w:val="none" w:sz="0" w:space="0" w:color="auto"/>
        <w:left w:val="none" w:sz="0" w:space="0" w:color="auto"/>
        <w:bottom w:val="none" w:sz="0" w:space="0" w:color="auto"/>
        <w:right w:val="none" w:sz="0" w:space="0" w:color="auto"/>
      </w:divBdr>
    </w:div>
    <w:div w:id="366033626">
      <w:bodyDiv w:val="1"/>
      <w:marLeft w:val="0"/>
      <w:marRight w:val="0"/>
      <w:marTop w:val="0"/>
      <w:marBottom w:val="0"/>
      <w:divBdr>
        <w:top w:val="none" w:sz="0" w:space="0" w:color="auto"/>
        <w:left w:val="none" w:sz="0" w:space="0" w:color="auto"/>
        <w:bottom w:val="none" w:sz="0" w:space="0" w:color="auto"/>
        <w:right w:val="none" w:sz="0" w:space="0" w:color="auto"/>
      </w:divBdr>
    </w:div>
    <w:div w:id="378021385">
      <w:bodyDiv w:val="1"/>
      <w:marLeft w:val="0"/>
      <w:marRight w:val="0"/>
      <w:marTop w:val="0"/>
      <w:marBottom w:val="0"/>
      <w:divBdr>
        <w:top w:val="none" w:sz="0" w:space="0" w:color="auto"/>
        <w:left w:val="none" w:sz="0" w:space="0" w:color="auto"/>
        <w:bottom w:val="none" w:sz="0" w:space="0" w:color="auto"/>
        <w:right w:val="none" w:sz="0" w:space="0" w:color="auto"/>
      </w:divBdr>
    </w:div>
    <w:div w:id="430442318">
      <w:bodyDiv w:val="1"/>
      <w:marLeft w:val="0"/>
      <w:marRight w:val="0"/>
      <w:marTop w:val="0"/>
      <w:marBottom w:val="0"/>
      <w:divBdr>
        <w:top w:val="none" w:sz="0" w:space="0" w:color="auto"/>
        <w:left w:val="none" w:sz="0" w:space="0" w:color="auto"/>
        <w:bottom w:val="none" w:sz="0" w:space="0" w:color="auto"/>
        <w:right w:val="none" w:sz="0" w:space="0" w:color="auto"/>
      </w:divBdr>
    </w:div>
    <w:div w:id="433749834">
      <w:bodyDiv w:val="1"/>
      <w:marLeft w:val="0"/>
      <w:marRight w:val="0"/>
      <w:marTop w:val="0"/>
      <w:marBottom w:val="0"/>
      <w:divBdr>
        <w:top w:val="none" w:sz="0" w:space="0" w:color="auto"/>
        <w:left w:val="none" w:sz="0" w:space="0" w:color="auto"/>
        <w:bottom w:val="none" w:sz="0" w:space="0" w:color="auto"/>
        <w:right w:val="none" w:sz="0" w:space="0" w:color="auto"/>
      </w:divBdr>
    </w:div>
    <w:div w:id="450782374">
      <w:bodyDiv w:val="1"/>
      <w:marLeft w:val="0"/>
      <w:marRight w:val="0"/>
      <w:marTop w:val="0"/>
      <w:marBottom w:val="0"/>
      <w:divBdr>
        <w:top w:val="none" w:sz="0" w:space="0" w:color="auto"/>
        <w:left w:val="none" w:sz="0" w:space="0" w:color="auto"/>
        <w:bottom w:val="none" w:sz="0" w:space="0" w:color="auto"/>
        <w:right w:val="none" w:sz="0" w:space="0" w:color="auto"/>
      </w:divBdr>
    </w:div>
    <w:div w:id="521288080">
      <w:bodyDiv w:val="1"/>
      <w:marLeft w:val="0"/>
      <w:marRight w:val="0"/>
      <w:marTop w:val="0"/>
      <w:marBottom w:val="0"/>
      <w:divBdr>
        <w:top w:val="none" w:sz="0" w:space="0" w:color="auto"/>
        <w:left w:val="none" w:sz="0" w:space="0" w:color="auto"/>
        <w:bottom w:val="none" w:sz="0" w:space="0" w:color="auto"/>
        <w:right w:val="none" w:sz="0" w:space="0" w:color="auto"/>
      </w:divBdr>
    </w:div>
    <w:div w:id="524639815">
      <w:bodyDiv w:val="1"/>
      <w:marLeft w:val="0"/>
      <w:marRight w:val="0"/>
      <w:marTop w:val="0"/>
      <w:marBottom w:val="0"/>
      <w:divBdr>
        <w:top w:val="none" w:sz="0" w:space="0" w:color="auto"/>
        <w:left w:val="none" w:sz="0" w:space="0" w:color="auto"/>
        <w:bottom w:val="none" w:sz="0" w:space="0" w:color="auto"/>
        <w:right w:val="none" w:sz="0" w:space="0" w:color="auto"/>
      </w:divBdr>
    </w:div>
    <w:div w:id="546721280">
      <w:bodyDiv w:val="1"/>
      <w:marLeft w:val="0"/>
      <w:marRight w:val="0"/>
      <w:marTop w:val="0"/>
      <w:marBottom w:val="0"/>
      <w:divBdr>
        <w:top w:val="none" w:sz="0" w:space="0" w:color="auto"/>
        <w:left w:val="none" w:sz="0" w:space="0" w:color="auto"/>
        <w:bottom w:val="none" w:sz="0" w:space="0" w:color="auto"/>
        <w:right w:val="none" w:sz="0" w:space="0" w:color="auto"/>
      </w:divBdr>
    </w:div>
    <w:div w:id="560017136">
      <w:bodyDiv w:val="1"/>
      <w:marLeft w:val="0"/>
      <w:marRight w:val="0"/>
      <w:marTop w:val="0"/>
      <w:marBottom w:val="0"/>
      <w:divBdr>
        <w:top w:val="none" w:sz="0" w:space="0" w:color="auto"/>
        <w:left w:val="none" w:sz="0" w:space="0" w:color="auto"/>
        <w:bottom w:val="none" w:sz="0" w:space="0" w:color="auto"/>
        <w:right w:val="none" w:sz="0" w:space="0" w:color="auto"/>
      </w:divBdr>
    </w:div>
    <w:div w:id="589390067">
      <w:bodyDiv w:val="1"/>
      <w:marLeft w:val="0"/>
      <w:marRight w:val="0"/>
      <w:marTop w:val="0"/>
      <w:marBottom w:val="0"/>
      <w:divBdr>
        <w:top w:val="none" w:sz="0" w:space="0" w:color="auto"/>
        <w:left w:val="none" w:sz="0" w:space="0" w:color="auto"/>
        <w:bottom w:val="none" w:sz="0" w:space="0" w:color="auto"/>
        <w:right w:val="none" w:sz="0" w:space="0" w:color="auto"/>
      </w:divBdr>
    </w:div>
    <w:div w:id="606933088">
      <w:bodyDiv w:val="1"/>
      <w:marLeft w:val="0"/>
      <w:marRight w:val="0"/>
      <w:marTop w:val="0"/>
      <w:marBottom w:val="0"/>
      <w:divBdr>
        <w:top w:val="none" w:sz="0" w:space="0" w:color="auto"/>
        <w:left w:val="none" w:sz="0" w:space="0" w:color="auto"/>
        <w:bottom w:val="none" w:sz="0" w:space="0" w:color="auto"/>
        <w:right w:val="none" w:sz="0" w:space="0" w:color="auto"/>
      </w:divBdr>
    </w:div>
    <w:div w:id="609629968">
      <w:bodyDiv w:val="1"/>
      <w:marLeft w:val="0"/>
      <w:marRight w:val="0"/>
      <w:marTop w:val="0"/>
      <w:marBottom w:val="0"/>
      <w:divBdr>
        <w:top w:val="none" w:sz="0" w:space="0" w:color="auto"/>
        <w:left w:val="none" w:sz="0" w:space="0" w:color="auto"/>
        <w:bottom w:val="none" w:sz="0" w:space="0" w:color="auto"/>
        <w:right w:val="none" w:sz="0" w:space="0" w:color="auto"/>
      </w:divBdr>
    </w:div>
    <w:div w:id="611713059">
      <w:bodyDiv w:val="1"/>
      <w:marLeft w:val="0"/>
      <w:marRight w:val="0"/>
      <w:marTop w:val="0"/>
      <w:marBottom w:val="0"/>
      <w:divBdr>
        <w:top w:val="none" w:sz="0" w:space="0" w:color="auto"/>
        <w:left w:val="none" w:sz="0" w:space="0" w:color="auto"/>
        <w:bottom w:val="none" w:sz="0" w:space="0" w:color="auto"/>
        <w:right w:val="none" w:sz="0" w:space="0" w:color="auto"/>
      </w:divBdr>
    </w:div>
    <w:div w:id="692270999">
      <w:bodyDiv w:val="1"/>
      <w:marLeft w:val="0"/>
      <w:marRight w:val="0"/>
      <w:marTop w:val="0"/>
      <w:marBottom w:val="0"/>
      <w:divBdr>
        <w:top w:val="none" w:sz="0" w:space="0" w:color="auto"/>
        <w:left w:val="none" w:sz="0" w:space="0" w:color="auto"/>
        <w:bottom w:val="none" w:sz="0" w:space="0" w:color="auto"/>
        <w:right w:val="none" w:sz="0" w:space="0" w:color="auto"/>
      </w:divBdr>
    </w:div>
    <w:div w:id="752118200">
      <w:bodyDiv w:val="1"/>
      <w:marLeft w:val="0"/>
      <w:marRight w:val="0"/>
      <w:marTop w:val="0"/>
      <w:marBottom w:val="0"/>
      <w:divBdr>
        <w:top w:val="none" w:sz="0" w:space="0" w:color="auto"/>
        <w:left w:val="none" w:sz="0" w:space="0" w:color="auto"/>
        <w:bottom w:val="none" w:sz="0" w:space="0" w:color="auto"/>
        <w:right w:val="none" w:sz="0" w:space="0" w:color="auto"/>
      </w:divBdr>
    </w:div>
    <w:div w:id="765657598">
      <w:bodyDiv w:val="1"/>
      <w:marLeft w:val="0"/>
      <w:marRight w:val="0"/>
      <w:marTop w:val="0"/>
      <w:marBottom w:val="0"/>
      <w:divBdr>
        <w:top w:val="none" w:sz="0" w:space="0" w:color="auto"/>
        <w:left w:val="none" w:sz="0" w:space="0" w:color="auto"/>
        <w:bottom w:val="none" w:sz="0" w:space="0" w:color="auto"/>
        <w:right w:val="none" w:sz="0" w:space="0" w:color="auto"/>
      </w:divBdr>
    </w:div>
    <w:div w:id="817385088">
      <w:bodyDiv w:val="1"/>
      <w:marLeft w:val="0"/>
      <w:marRight w:val="0"/>
      <w:marTop w:val="0"/>
      <w:marBottom w:val="0"/>
      <w:divBdr>
        <w:top w:val="none" w:sz="0" w:space="0" w:color="auto"/>
        <w:left w:val="none" w:sz="0" w:space="0" w:color="auto"/>
        <w:bottom w:val="none" w:sz="0" w:space="0" w:color="auto"/>
        <w:right w:val="none" w:sz="0" w:space="0" w:color="auto"/>
      </w:divBdr>
    </w:div>
    <w:div w:id="876698815">
      <w:bodyDiv w:val="1"/>
      <w:marLeft w:val="0"/>
      <w:marRight w:val="0"/>
      <w:marTop w:val="0"/>
      <w:marBottom w:val="0"/>
      <w:divBdr>
        <w:top w:val="none" w:sz="0" w:space="0" w:color="auto"/>
        <w:left w:val="none" w:sz="0" w:space="0" w:color="auto"/>
        <w:bottom w:val="none" w:sz="0" w:space="0" w:color="auto"/>
        <w:right w:val="none" w:sz="0" w:space="0" w:color="auto"/>
      </w:divBdr>
    </w:div>
    <w:div w:id="887645143">
      <w:bodyDiv w:val="1"/>
      <w:marLeft w:val="0"/>
      <w:marRight w:val="0"/>
      <w:marTop w:val="0"/>
      <w:marBottom w:val="0"/>
      <w:divBdr>
        <w:top w:val="none" w:sz="0" w:space="0" w:color="auto"/>
        <w:left w:val="none" w:sz="0" w:space="0" w:color="auto"/>
        <w:bottom w:val="none" w:sz="0" w:space="0" w:color="auto"/>
        <w:right w:val="none" w:sz="0" w:space="0" w:color="auto"/>
      </w:divBdr>
    </w:div>
    <w:div w:id="908463318">
      <w:bodyDiv w:val="1"/>
      <w:marLeft w:val="0"/>
      <w:marRight w:val="0"/>
      <w:marTop w:val="0"/>
      <w:marBottom w:val="0"/>
      <w:divBdr>
        <w:top w:val="none" w:sz="0" w:space="0" w:color="auto"/>
        <w:left w:val="none" w:sz="0" w:space="0" w:color="auto"/>
        <w:bottom w:val="none" w:sz="0" w:space="0" w:color="auto"/>
        <w:right w:val="none" w:sz="0" w:space="0" w:color="auto"/>
      </w:divBdr>
    </w:div>
    <w:div w:id="911962376">
      <w:bodyDiv w:val="1"/>
      <w:marLeft w:val="0"/>
      <w:marRight w:val="0"/>
      <w:marTop w:val="0"/>
      <w:marBottom w:val="0"/>
      <w:divBdr>
        <w:top w:val="none" w:sz="0" w:space="0" w:color="auto"/>
        <w:left w:val="none" w:sz="0" w:space="0" w:color="auto"/>
        <w:bottom w:val="none" w:sz="0" w:space="0" w:color="auto"/>
        <w:right w:val="none" w:sz="0" w:space="0" w:color="auto"/>
      </w:divBdr>
    </w:div>
    <w:div w:id="930435534">
      <w:bodyDiv w:val="1"/>
      <w:marLeft w:val="0"/>
      <w:marRight w:val="0"/>
      <w:marTop w:val="0"/>
      <w:marBottom w:val="0"/>
      <w:divBdr>
        <w:top w:val="none" w:sz="0" w:space="0" w:color="auto"/>
        <w:left w:val="none" w:sz="0" w:space="0" w:color="auto"/>
        <w:bottom w:val="none" w:sz="0" w:space="0" w:color="auto"/>
        <w:right w:val="none" w:sz="0" w:space="0" w:color="auto"/>
      </w:divBdr>
    </w:div>
    <w:div w:id="942764684">
      <w:bodyDiv w:val="1"/>
      <w:marLeft w:val="0"/>
      <w:marRight w:val="0"/>
      <w:marTop w:val="0"/>
      <w:marBottom w:val="0"/>
      <w:divBdr>
        <w:top w:val="none" w:sz="0" w:space="0" w:color="auto"/>
        <w:left w:val="none" w:sz="0" w:space="0" w:color="auto"/>
        <w:bottom w:val="none" w:sz="0" w:space="0" w:color="auto"/>
        <w:right w:val="none" w:sz="0" w:space="0" w:color="auto"/>
      </w:divBdr>
    </w:div>
    <w:div w:id="947274083">
      <w:bodyDiv w:val="1"/>
      <w:marLeft w:val="0"/>
      <w:marRight w:val="0"/>
      <w:marTop w:val="0"/>
      <w:marBottom w:val="0"/>
      <w:divBdr>
        <w:top w:val="none" w:sz="0" w:space="0" w:color="auto"/>
        <w:left w:val="none" w:sz="0" w:space="0" w:color="auto"/>
        <w:bottom w:val="none" w:sz="0" w:space="0" w:color="auto"/>
        <w:right w:val="none" w:sz="0" w:space="0" w:color="auto"/>
      </w:divBdr>
    </w:div>
    <w:div w:id="947346632">
      <w:bodyDiv w:val="1"/>
      <w:marLeft w:val="0"/>
      <w:marRight w:val="0"/>
      <w:marTop w:val="0"/>
      <w:marBottom w:val="0"/>
      <w:divBdr>
        <w:top w:val="none" w:sz="0" w:space="0" w:color="auto"/>
        <w:left w:val="none" w:sz="0" w:space="0" w:color="auto"/>
        <w:bottom w:val="none" w:sz="0" w:space="0" w:color="auto"/>
        <w:right w:val="none" w:sz="0" w:space="0" w:color="auto"/>
      </w:divBdr>
    </w:div>
    <w:div w:id="1033505823">
      <w:bodyDiv w:val="1"/>
      <w:marLeft w:val="0"/>
      <w:marRight w:val="0"/>
      <w:marTop w:val="0"/>
      <w:marBottom w:val="0"/>
      <w:divBdr>
        <w:top w:val="none" w:sz="0" w:space="0" w:color="auto"/>
        <w:left w:val="none" w:sz="0" w:space="0" w:color="auto"/>
        <w:bottom w:val="none" w:sz="0" w:space="0" w:color="auto"/>
        <w:right w:val="none" w:sz="0" w:space="0" w:color="auto"/>
      </w:divBdr>
    </w:div>
    <w:div w:id="1057244001">
      <w:bodyDiv w:val="1"/>
      <w:marLeft w:val="0"/>
      <w:marRight w:val="0"/>
      <w:marTop w:val="0"/>
      <w:marBottom w:val="0"/>
      <w:divBdr>
        <w:top w:val="none" w:sz="0" w:space="0" w:color="auto"/>
        <w:left w:val="none" w:sz="0" w:space="0" w:color="auto"/>
        <w:bottom w:val="none" w:sz="0" w:space="0" w:color="auto"/>
        <w:right w:val="none" w:sz="0" w:space="0" w:color="auto"/>
      </w:divBdr>
    </w:div>
    <w:div w:id="1066297444">
      <w:bodyDiv w:val="1"/>
      <w:marLeft w:val="0"/>
      <w:marRight w:val="0"/>
      <w:marTop w:val="0"/>
      <w:marBottom w:val="0"/>
      <w:divBdr>
        <w:top w:val="none" w:sz="0" w:space="0" w:color="auto"/>
        <w:left w:val="none" w:sz="0" w:space="0" w:color="auto"/>
        <w:bottom w:val="none" w:sz="0" w:space="0" w:color="auto"/>
        <w:right w:val="none" w:sz="0" w:space="0" w:color="auto"/>
      </w:divBdr>
    </w:div>
    <w:div w:id="1077215502">
      <w:bodyDiv w:val="1"/>
      <w:marLeft w:val="0"/>
      <w:marRight w:val="0"/>
      <w:marTop w:val="0"/>
      <w:marBottom w:val="0"/>
      <w:divBdr>
        <w:top w:val="none" w:sz="0" w:space="0" w:color="auto"/>
        <w:left w:val="none" w:sz="0" w:space="0" w:color="auto"/>
        <w:bottom w:val="none" w:sz="0" w:space="0" w:color="auto"/>
        <w:right w:val="none" w:sz="0" w:space="0" w:color="auto"/>
      </w:divBdr>
    </w:div>
    <w:div w:id="1085953506">
      <w:bodyDiv w:val="1"/>
      <w:marLeft w:val="0"/>
      <w:marRight w:val="0"/>
      <w:marTop w:val="0"/>
      <w:marBottom w:val="0"/>
      <w:divBdr>
        <w:top w:val="none" w:sz="0" w:space="0" w:color="auto"/>
        <w:left w:val="none" w:sz="0" w:space="0" w:color="auto"/>
        <w:bottom w:val="none" w:sz="0" w:space="0" w:color="auto"/>
        <w:right w:val="none" w:sz="0" w:space="0" w:color="auto"/>
      </w:divBdr>
    </w:div>
    <w:div w:id="1117021966">
      <w:bodyDiv w:val="1"/>
      <w:marLeft w:val="0"/>
      <w:marRight w:val="0"/>
      <w:marTop w:val="0"/>
      <w:marBottom w:val="0"/>
      <w:divBdr>
        <w:top w:val="none" w:sz="0" w:space="0" w:color="auto"/>
        <w:left w:val="none" w:sz="0" w:space="0" w:color="auto"/>
        <w:bottom w:val="none" w:sz="0" w:space="0" w:color="auto"/>
        <w:right w:val="none" w:sz="0" w:space="0" w:color="auto"/>
      </w:divBdr>
    </w:div>
    <w:div w:id="1131441424">
      <w:bodyDiv w:val="1"/>
      <w:marLeft w:val="0"/>
      <w:marRight w:val="0"/>
      <w:marTop w:val="0"/>
      <w:marBottom w:val="0"/>
      <w:divBdr>
        <w:top w:val="none" w:sz="0" w:space="0" w:color="auto"/>
        <w:left w:val="none" w:sz="0" w:space="0" w:color="auto"/>
        <w:bottom w:val="none" w:sz="0" w:space="0" w:color="auto"/>
        <w:right w:val="none" w:sz="0" w:space="0" w:color="auto"/>
      </w:divBdr>
    </w:div>
    <w:div w:id="1209488120">
      <w:bodyDiv w:val="1"/>
      <w:marLeft w:val="0"/>
      <w:marRight w:val="0"/>
      <w:marTop w:val="0"/>
      <w:marBottom w:val="0"/>
      <w:divBdr>
        <w:top w:val="none" w:sz="0" w:space="0" w:color="auto"/>
        <w:left w:val="none" w:sz="0" w:space="0" w:color="auto"/>
        <w:bottom w:val="none" w:sz="0" w:space="0" w:color="auto"/>
        <w:right w:val="none" w:sz="0" w:space="0" w:color="auto"/>
      </w:divBdr>
    </w:div>
    <w:div w:id="1238781994">
      <w:bodyDiv w:val="1"/>
      <w:marLeft w:val="0"/>
      <w:marRight w:val="0"/>
      <w:marTop w:val="0"/>
      <w:marBottom w:val="0"/>
      <w:divBdr>
        <w:top w:val="none" w:sz="0" w:space="0" w:color="auto"/>
        <w:left w:val="none" w:sz="0" w:space="0" w:color="auto"/>
        <w:bottom w:val="none" w:sz="0" w:space="0" w:color="auto"/>
        <w:right w:val="none" w:sz="0" w:space="0" w:color="auto"/>
      </w:divBdr>
    </w:div>
    <w:div w:id="1260483275">
      <w:bodyDiv w:val="1"/>
      <w:marLeft w:val="0"/>
      <w:marRight w:val="0"/>
      <w:marTop w:val="0"/>
      <w:marBottom w:val="0"/>
      <w:divBdr>
        <w:top w:val="none" w:sz="0" w:space="0" w:color="auto"/>
        <w:left w:val="none" w:sz="0" w:space="0" w:color="auto"/>
        <w:bottom w:val="none" w:sz="0" w:space="0" w:color="auto"/>
        <w:right w:val="none" w:sz="0" w:space="0" w:color="auto"/>
      </w:divBdr>
    </w:div>
    <w:div w:id="1322660039">
      <w:bodyDiv w:val="1"/>
      <w:marLeft w:val="0"/>
      <w:marRight w:val="0"/>
      <w:marTop w:val="0"/>
      <w:marBottom w:val="0"/>
      <w:divBdr>
        <w:top w:val="none" w:sz="0" w:space="0" w:color="auto"/>
        <w:left w:val="none" w:sz="0" w:space="0" w:color="auto"/>
        <w:bottom w:val="none" w:sz="0" w:space="0" w:color="auto"/>
        <w:right w:val="none" w:sz="0" w:space="0" w:color="auto"/>
      </w:divBdr>
    </w:div>
    <w:div w:id="1352418923">
      <w:bodyDiv w:val="1"/>
      <w:marLeft w:val="0"/>
      <w:marRight w:val="0"/>
      <w:marTop w:val="0"/>
      <w:marBottom w:val="0"/>
      <w:divBdr>
        <w:top w:val="none" w:sz="0" w:space="0" w:color="auto"/>
        <w:left w:val="none" w:sz="0" w:space="0" w:color="auto"/>
        <w:bottom w:val="none" w:sz="0" w:space="0" w:color="auto"/>
        <w:right w:val="none" w:sz="0" w:space="0" w:color="auto"/>
      </w:divBdr>
    </w:div>
    <w:div w:id="1404720573">
      <w:bodyDiv w:val="1"/>
      <w:marLeft w:val="0"/>
      <w:marRight w:val="0"/>
      <w:marTop w:val="0"/>
      <w:marBottom w:val="0"/>
      <w:divBdr>
        <w:top w:val="none" w:sz="0" w:space="0" w:color="auto"/>
        <w:left w:val="none" w:sz="0" w:space="0" w:color="auto"/>
        <w:bottom w:val="none" w:sz="0" w:space="0" w:color="auto"/>
        <w:right w:val="none" w:sz="0" w:space="0" w:color="auto"/>
      </w:divBdr>
    </w:div>
    <w:div w:id="1411392663">
      <w:bodyDiv w:val="1"/>
      <w:marLeft w:val="0"/>
      <w:marRight w:val="0"/>
      <w:marTop w:val="0"/>
      <w:marBottom w:val="0"/>
      <w:divBdr>
        <w:top w:val="none" w:sz="0" w:space="0" w:color="auto"/>
        <w:left w:val="none" w:sz="0" w:space="0" w:color="auto"/>
        <w:bottom w:val="none" w:sz="0" w:space="0" w:color="auto"/>
        <w:right w:val="none" w:sz="0" w:space="0" w:color="auto"/>
      </w:divBdr>
    </w:div>
    <w:div w:id="1490050026">
      <w:bodyDiv w:val="1"/>
      <w:marLeft w:val="0"/>
      <w:marRight w:val="0"/>
      <w:marTop w:val="0"/>
      <w:marBottom w:val="0"/>
      <w:divBdr>
        <w:top w:val="none" w:sz="0" w:space="0" w:color="auto"/>
        <w:left w:val="none" w:sz="0" w:space="0" w:color="auto"/>
        <w:bottom w:val="none" w:sz="0" w:space="0" w:color="auto"/>
        <w:right w:val="none" w:sz="0" w:space="0" w:color="auto"/>
      </w:divBdr>
    </w:div>
    <w:div w:id="1562209603">
      <w:bodyDiv w:val="1"/>
      <w:marLeft w:val="0"/>
      <w:marRight w:val="0"/>
      <w:marTop w:val="0"/>
      <w:marBottom w:val="0"/>
      <w:divBdr>
        <w:top w:val="none" w:sz="0" w:space="0" w:color="auto"/>
        <w:left w:val="none" w:sz="0" w:space="0" w:color="auto"/>
        <w:bottom w:val="none" w:sz="0" w:space="0" w:color="auto"/>
        <w:right w:val="none" w:sz="0" w:space="0" w:color="auto"/>
      </w:divBdr>
    </w:div>
    <w:div w:id="1582831908">
      <w:bodyDiv w:val="1"/>
      <w:marLeft w:val="0"/>
      <w:marRight w:val="0"/>
      <w:marTop w:val="0"/>
      <w:marBottom w:val="0"/>
      <w:divBdr>
        <w:top w:val="none" w:sz="0" w:space="0" w:color="auto"/>
        <w:left w:val="none" w:sz="0" w:space="0" w:color="auto"/>
        <w:bottom w:val="none" w:sz="0" w:space="0" w:color="auto"/>
        <w:right w:val="none" w:sz="0" w:space="0" w:color="auto"/>
      </w:divBdr>
    </w:div>
    <w:div w:id="1621108722">
      <w:bodyDiv w:val="1"/>
      <w:marLeft w:val="0"/>
      <w:marRight w:val="0"/>
      <w:marTop w:val="0"/>
      <w:marBottom w:val="0"/>
      <w:divBdr>
        <w:top w:val="none" w:sz="0" w:space="0" w:color="auto"/>
        <w:left w:val="none" w:sz="0" w:space="0" w:color="auto"/>
        <w:bottom w:val="none" w:sz="0" w:space="0" w:color="auto"/>
        <w:right w:val="none" w:sz="0" w:space="0" w:color="auto"/>
      </w:divBdr>
    </w:div>
    <w:div w:id="1638028554">
      <w:bodyDiv w:val="1"/>
      <w:marLeft w:val="0"/>
      <w:marRight w:val="0"/>
      <w:marTop w:val="0"/>
      <w:marBottom w:val="0"/>
      <w:divBdr>
        <w:top w:val="none" w:sz="0" w:space="0" w:color="auto"/>
        <w:left w:val="none" w:sz="0" w:space="0" w:color="auto"/>
        <w:bottom w:val="none" w:sz="0" w:space="0" w:color="auto"/>
        <w:right w:val="none" w:sz="0" w:space="0" w:color="auto"/>
      </w:divBdr>
    </w:div>
    <w:div w:id="1672681749">
      <w:bodyDiv w:val="1"/>
      <w:marLeft w:val="0"/>
      <w:marRight w:val="0"/>
      <w:marTop w:val="0"/>
      <w:marBottom w:val="0"/>
      <w:divBdr>
        <w:top w:val="none" w:sz="0" w:space="0" w:color="auto"/>
        <w:left w:val="none" w:sz="0" w:space="0" w:color="auto"/>
        <w:bottom w:val="none" w:sz="0" w:space="0" w:color="auto"/>
        <w:right w:val="none" w:sz="0" w:space="0" w:color="auto"/>
      </w:divBdr>
    </w:div>
    <w:div w:id="1673414662">
      <w:bodyDiv w:val="1"/>
      <w:marLeft w:val="0"/>
      <w:marRight w:val="0"/>
      <w:marTop w:val="0"/>
      <w:marBottom w:val="0"/>
      <w:divBdr>
        <w:top w:val="none" w:sz="0" w:space="0" w:color="auto"/>
        <w:left w:val="none" w:sz="0" w:space="0" w:color="auto"/>
        <w:bottom w:val="none" w:sz="0" w:space="0" w:color="auto"/>
        <w:right w:val="none" w:sz="0" w:space="0" w:color="auto"/>
      </w:divBdr>
    </w:div>
    <w:div w:id="1692797066">
      <w:bodyDiv w:val="1"/>
      <w:marLeft w:val="0"/>
      <w:marRight w:val="0"/>
      <w:marTop w:val="0"/>
      <w:marBottom w:val="0"/>
      <w:divBdr>
        <w:top w:val="none" w:sz="0" w:space="0" w:color="auto"/>
        <w:left w:val="none" w:sz="0" w:space="0" w:color="auto"/>
        <w:bottom w:val="none" w:sz="0" w:space="0" w:color="auto"/>
        <w:right w:val="none" w:sz="0" w:space="0" w:color="auto"/>
      </w:divBdr>
    </w:div>
    <w:div w:id="1695954599">
      <w:bodyDiv w:val="1"/>
      <w:marLeft w:val="0"/>
      <w:marRight w:val="0"/>
      <w:marTop w:val="0"/>
      <w:marBottom w:val="0"/>
      <w:divBdr>
        <w:top w:val="none" w:sz="0" w:space="0" w:color="auto"/>
        <w:left w:val="none" w:sz="0" w:space="0" w:color="auto"/>
        <w:bottom w:val="none" w:sz="0" w:space="0" w:color="auto"/>
        <w:right w:val="none" w:sz="0" w:space="0" w:color="auto"/>
      </w:divBdr>
    </w:div>
    <w:div w:id="1741831125">
      <w:bodyDiv w:val="1"/>
      <w:marLeft w:val="0"/>
      <w:marRight w:val="0"/>
      <w:marTop w:val="0"/>
      <w:marBottom w:val="0"/>
      <w:divBdr>
        <w:top w:val="none" w:sz="0" w:space="0" w:color="auto"/>
        <w:left w:val="none" w:sz="0" w:space="0" w:color="auto"/>
        <w:bottom w:val="none" w:sz="0" w:space="0" w:color="auto"/>
        <w:right w:val="none" w:sz="0" w:space="0" w:color="auto"/>
      </w:divBdr>
    </w:div>
    <w:div w:id="1767655757">
      <w:bodyDiv w:val="1"/>
      <w:marLeft w:val="0"/>
      <w:marRight w:val="0"/>
      <w:marTop w:val="0"/>
      <w:marBottom w:val="0"/>
      <w:divBdr>
        <w:top w:val="none" w:sz="0" w:space="0" w:color="auto"/>
        <w:left w:val="none" w:sz="0" w:space="0" w:color="auto"/>
        <w:bottom w:val="none" w:sz="0" w:space="0" w:color="auto"/>
        <w:right w:val="none" w:sz="0" w:space="0" w:color="auto"/>
      </w:divBdr>
    </w:div>
    <w:div w:id="1770856476">
      <w:bodyDiv w:val="1"/>
      <w:marLeft w:val="0"/>
      <w:marRight w:val="0"/>
      <w:marTop w:val="0"/>
      <w:marBottom w:val="0"/>
      <w:divBdr>
        <w:top w:val="none" w:sz="0" w:space="0" w:color="auto"/>
        <w:left w:val="none" w:sz="0" w:space="0" w:color="auto"/>
        <w:bottom w:val="none" w:sz="0" w:space="0" w:color="auto"/>
        <w:right w:val="none" w:sz="0" w:space="0" w:color="auto"/>
      </w:divBdr>
    </w:div>
    <w:div w:id="1778865901">
      <w:bodyDiv w:val="1"/>
      <w:marLeft w:val="0"/>
      <w:marRight w:val="0"/>
      <w:marTop w:val="0"/>
      <w:marBottom w:val="0"/>
      <w:divBdr>
        <w:top w:val="none" w:sz="0" w:space="0" w:color="auto"/>
        <w:left w:val="none" w:sz="0" w:space="0" w:color="auto"/>
        <w:bottom w:val="none" w:sz="0" w:space="0" w:color="auto"/>
        <w:right w:val="none" w:sz="0" w:space="0" w:color="auto"/>
      </w:divBdr>
    </w:div>
    <w:div w:id="1808548482">
      <w:bodyDiv w:val="1"/>
      <w:marLeft w:val="0"/>
      <w:marRight w:val="0"/>
      <w:marTop w:val="0"/>
      <w:marBottom w:val="0"/>
      <w:divBdr>
        <w:top w:val="none" w:sz="0" w:space="0" w:color="auto"/>
        <w:left w:val="none" w:sz="0" w:space="0" w:color="auto"/>
        <w:bottom w:val="none" w:sz="0" w:space="0" w:color="auto"/>
        <w:right w:val="none" w:sz="0" w:space="0" w:color="auto"/>
      </w:divBdr>
    </w:div>
    <w:div w:id="1827624660">
      <w:bodyDiv w:val="1"/>
      <w:marLeft w:val="0"/>
      <w:marRight w:val="0"/>
      <w:marTop w:val="0"/>
      <w:marBottom w:val="0"/>
      <w:divBdr>
        <w:top w:val="none" w:sz="0" w:space="0" w:color="auto"/>
        <w:left w:val="none" w:sz="0" w:space="0" w:color="auto"/>
        <w:bottom w:val="none" w:sz="0" w:space="0" w:color="auto"/>
        <w:right w:val="none" w:sz="0" w:space="0" w:color="auto"/>
      </w:divBdr>
    </w:div>
    <w:div w:id="1839728851">
      <w:bodyDiv w:val="1"/>
      <w:marLeft w:val="0"/>
      <w:marRight w:val="0"/>
      <w:marTop w:val="0"/>
      <w:marBottom w:val="0"/>
      <w:divBdr>
        <w:top w:val="none" w:sz="0" w:space="0" w:color="auto"/>
        <w:left w:val="none" w:sz="0" w:space="0" w:color="auto"/>
        <w:bottom w:val="none" w:sz="0" w:space="0" w:color="auto"/>
        <w:right w:val="none" w:sz="0" w:space="0" w:color="auto"/>
      </w:divBdr>
    </w:div>
    <w:div w:id="1850630953">
      <w:bodyDiv w:val="1"/>
      <w:marLeft w:val="0"/>
      <w:marRight w:val="0"/>
      <w:marTop w:val="0"/>
      <w:marBottom w:val="0"/>
      <w:divBdr>
        <w:top w:val="none" w:sz="0" w:space="0" w:color="auto"/>
        <w:left w:val="none" w:sz="0" w:space="0" w:color="auto"/>
        <w:bottom w:val="none" w:sz="0" w:space="0" w:color="auto"/>
        <w:right w:val="none" w:sz="0" w:space="0" w:color="auto"/>
      </w:divBdr>
    </w:div>
    <w:div w:id="1957326359">
      <w:bodyDiv w:val="1"/>
      <w:marLeft w:val="0"/>
      <w:marRight w:val="0"/>
      <w:marTop w:val="0"/>
      <w:marBottom w:val="0"/>
      <w:divBdr>
        <w:top w:val="none" w:sz="0" w:space="0" w:color="auto"/>
        <w:left w:val="none" w:sz="0" w:space="0" w:color="auto"/>
        <w:bottom w:val="none" w:sz="0" w:space="0" w:color="auto"/>
        <w:right w:val="none" w:sz="0" w:space="0" w:color="auto"/>
      </w:divBdr>
    </w:div>
    <w:div w:id="1998222525">
      <w:bodyDiv w:val="1"/>
      <w:marLeft w:val="0"/>
      <w:marRight w:val="0"/>
      <w:marTop w:val="0"/>
      <w:marBottom w:val="0"/>
      <w:divBdr>
        <w:top w:val="none" w:sz="0" w:space="0" w:color="auto"/>
        <w:left w:val="none" w:sz="0" w:space="0" w:color="auto"/>
        <w:bottom w:val="none" w:sz="0" w:space="0" w:color="auto"/>
        <w:right w:val="none" w:sz="0" w:space="0" w:color="auto"/>
      </w:divBdr>
    </w:div>
    <w:div w:id="2002275862">
      <w:bodyDiv w:val="1"/>
      <w:marLeft w:val="0"/>
      <w:marRight w:val="0"/>
      <w:marTop w:val="0"/>
      <w:marBottom w:val="0"/>
      <w:divBdr>
        <w:top w:val="none" w:sz="0" w:space="0" w:color="auto"/>
        <w:left w:val="none" w:sz="0" w:space="0" w:color="auto"/>
        <w:bottom w:val="none" w:sz="0" w:space="0" w:color="auto"/>
        <w:right w:val="none" w:sz="0" w:space="0" w:color="auto"/>
      </w:divBdr>
    </w:div>
    <w:div w:id="2065526140">
      <w:bodyDiv w:val="1"/>
      <w:marLeft w:val="0"/>
      <w:marRight w:val="0"/>
      <w:marTop w:val="0"/>
      <w:marBottom w:val="0"/>
      <w:divBdr>
        <w:top w:val="none" w:sz="0" w:space="0" w:color="auto"/>
        <w:left w:val="none" w:sz="0" w:space="0" w:color="auto"/>
        <w:bottom w:val="none" w:sz="0" w:space="0" w:color="auto"/>
        <w:right w:val="none" w:sz="0" w:space="0" w:color="auto"/>
      </w:divBdr>
    </w:div>
    <w:div w:id="2069105910">
      <w:bodyDiv w:val="1"/>
      <w:marLeft w:val="0"/>
      <w:marRight w:val="0"/>
      <w:marTop w:val="0"/>
      <w:marBottom w:val="0"/>
      <w:divBdr>
        <w:top w:val="none" w:sz="0" w:space="0" w:color="auto"/>
        <w:left w:val="none" w:sz="0" w:space="0" w:color="auto"/>
        <w:bottom w:val="none" w:sz="0" w:space="0" w:color="auto"/>
        <w:right w:val="none" w:sz="0" w:space="0" w:color="auto"/>
      </w:divBdr>
    </w:div>
    <w:div w:id="2072076740">
      <w:bodyDiv w:val="1"/>
      <w:marLeft w:val="0"/>
      <w:marRight w:val="0"/>
      <w:marTop w:val="0"/>
      <w:marBottom w:val="0"/>
      <w:divBdr>
        <w:top w:val="none" w:sz="0" w:space="0" w:color="auto"/>
        <w:left w:val="none" w:sz="0" w:space="0" w:color="auto"/>
        <w:bottom w:val="none" w:sz="0" w:space="0" w:color="auto"/>
        <w:right w:val="none" w:sz="0" w:space="0" w:color="auto"/>
      </w:divBdr>
    </w:div>
    <w:div w:id="2092772686">
      <w:bodyDiv w:val="1"/>
      <w:marLeft w:val="0"/>
      <w:marRight w:val="0"/>
      <w:marTop w:val="0"/>
      <w:marBottom w:val="0"/>
      <w:divBdr>
        <w:top w:val="none" w:sz="0" w:space="0" w:color="auto"/>
        <w:left w:val="none" w:sz="0" w:space="0" w:color="auto"/>
        <w:bottom w:val="none" w:sz="0" w:space="0" w:color="auto"/>
        <w:right w:val="none" w:sz="0" w:space="0" w:color="auto"/>
      </w:divBdr>
    </w:div>
    <w:div w:id="213509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microsoft.com/office/2011/relationships/people" Target="people.xml"/><Relationship Id="rId21" Type="http://schemas.openxmlformats.org/officeDocument/2006/relationships/image" Target="media/image7.jpeg"/><Relationship Id="rId34" Type="http://schemas.openxmlformats.org/officeDocument/2006/relationships/hyperlink" Target="https://www.env.go.jp/content/000311858.pdf"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E7AA510A5F3DA439FA59E9299B0621A" ma:contentTypeVersion="14" ma:contentTypeDescription="新しいドキュメントを作成します。" ma:contentTypeScope="" ma:versionID="121aed8e3ba15d36081b37416ab06ebb">
  <xsd:schema xmlns:xsd="http://www.w3.org/2001/XMLSchema" xmlns:xs="http://www.w3.org/2001/XMLSchema" xmlns:p="http://schemas.microsoft.com/office/2006/metadata/properties" xmlns:ns2="57199bd4-3ad7-4c17-90e8-59925990642e" xmlns:ns3="645ef163-9275-403f-9bea-380ade2256bf" targetNamespace="http://schemas.microsoft.com/office/2006/metadata/properties" ma:root="true" ma:fieldsID="8f8255aa57b9e53d6dd3ba567cb63dde" ns2:_="" ns3:_="">
    <xsd:import namespace="57199bd4-3ad7-4c17-90e8-59925990642e"/>
    <xsd:import namespace="645ef163-9275-403f-9bea-380ade2256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99bd4-3ad7-4c17-90e8-599259906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ef163-9275-403f-9bea-380ade2256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00fbe-8f14-459c-b13e-d7c0561b62d6}" ma:internalName="TaxCatchAll" ma:showField="CatchAllData" ma:web="645ef163-9275-403f-9bea-380ade2256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SIST02.XSL" StyleName="SIST02" Version="2003">
  <b:Source>
    <b:Tag>国分秀04</b:Tag>
    <b:SourceType>Report</b:SourceType>
    <b:Guid>{79700DD5-CDE9-2C48-85A5-764D1BE41FBA}</b:Guid>
    <b:Author>
      <b:Author>
        <b:NameList>
          <b:Person>
            <b:Last>国分</b:Last>
            <b:First>秀樹</b:First>
          </b:Person>
          <b:Person>
            <b:Last>奥村</b:Last>
            <b:First>宏征</b:First>
          </b:Person>
          <b:Person>
            <b:Last>上野</b:Last>
            <b:First>成三</b:First>
          </b:Person>
          <b:Person>
            <b:Last>高山</b:Last>
            <b:First>百合子</b:First>
          </b:Person>
          <b:Person>
            <b:Last>湯浅</b:Last>
            <b:First>城之</b:First>
          </b:Person>
        </b:NameList>
      </b:Author>
    </b:Author>
    <b:Title>英虞湾における浚渫ヘドロを用いた干潟造成実験から得られた干潟底質の最適条件</b:Title>
    <b:Publisher>海岸工学論文集</b:Publisher>
    <b:Year>2004</b:Year>
    <b:RefOrder>2</b:RefOrder>
  </b:Source>
  <b:Source>
    <b:Tag>農林水25</b:Tag>
    <b:SourceType>DocumentFromInternetSite</b:SourceType>
    <b:Guid>{31B3D0CF-2B97-0341-9108-133D73C242B9}</b:Guid>
    <b:Title>海面漁業生産統計調査</b:Title>
    <b:Year>2025</b:Year>
    <b:LCID>ja-JP</b:LCID>
    <b:Author>
      <b:Author>
        <b:Corporate>農林水産省</b:Corporate>
      </b:Author>
    </b:Author>
    <b:InternetSiteTitle>農林水産省</b:InternetSiteTitle>
    <b:URL>https://www.maff.go.jp/j/tokei/kouhyou/kaimen_gyosei/index.html</b:URL>
    <b:Month>5</b:Month>
    <b:Day>30</b:Day>
    <b:YearAccessed>2026</b:YearAccessed>
    <b:MonthAccessed>1</b:MonthAccessed>
    <b:DayAccessed>14</b:DayAccessed>
    <b:RefOrder>3</b:RefOrder>
  </b:Source>
  <b:Source>
    <b:Tag>IDE24</b:Tag>
    <b:SourceType>InternetSite</b:SourceType>
    <b:Guid>{8C5F4DA1-44D2-C64F-8A9E-9C94BA4EF546}</b:Guid>
    <b:Title>IDEAS FOR GOOD</b:Title>
    <b:InternetSiteTitle>真珠養殖のごみを、地域の財産に。伊勢志摩で始まった廃漁具の水平リサイクル</b:InternetSiteTitle>
    <b:URL>https://ideasforgood.jp/2024/09/10/circular-fish-net/</b:URL>
    <b:Year>2024</b:Year>
    <b:Month>9</b:Month>
    <b:Day>10</b:Day>
    <b:RefOrder>4</b:RefOrder>
  </b:Source>
  <b:Source>
    <b:Tag>坂村博93</b:Tag>
    <b:SourceType>Report</b:SourceType>
    <b:Guid>{9D43D4B6-2BDA-7A49-A81D-7DD2CAAC628B}</b:Guid>
    <b:Title>廃電気製品に含まれる有害金属の環境影響評価</b:Title>
    <b:Year>1993</b:Year>
    <b:Publisher>東京大学</b:Publisher>
    <b:Author>
      <b:Author>
        <b:NameList>
          <b:Person>
            <b:Last>坂村</b:Last>
            <b:First>博康</b:First>
          </b:Person>
          <b:Person>
            <b:Last>宇都野</b:Last>
            <b:First>太</b:First>
          </b:Person>
          <b:Person>
            <b:Last>安井</b:Last>
            <b:First>至</b:First>
          </b:Person>
        </b:NameList>
      </b:Author>
    </b:Author>
    <b:RefOrder>5</b:RefOrder>
  </b:Source>
  <b:Source>
    <b:Tag>環境省</b:Tag>
    <b:SourceType>DocumentFromInternetSite</b:SourceType>
    <b:Guid>{91060327-F98F-CC43-A280-166C78EFE7FE}</b:Guid>
    <b:Author>
      <b:Author>
        <b:Corporate>環境省</b:Corporate>
      </b:Author>
    </b:Author>
    <b:Title>漁業者の協力による海洋ゴミ回収に関わる実証業務</b:Title>
    <b:URL>https://www.google.com/search?q=%E6%B5%B7%E5%BA%95%E3%82%B4%E3%83%9F+%E5%9B%9E%E5%8F%8E%E6%96%B9%E6%B3%95%E3%80%80%E6%BD%9C%E6%B0%B4%E5%A3%AB&amp;sca_esv=25010ec7c4de7282&amp;rlz=1C5AJCO_enJP1197JP1197&amp;sxsrf=ANbL-n5diS4uYjZQU1Uy2h8hRB5t7xpFDQ%3A1768522913460&amp;ei=o</b:URL>
    <b:Year>2025</b:Year>
    <b:Month>3</b:Month>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7199bd4-3ad7-4c17-90e8-59925990642e">
      <Terms xmlns="http://schemas.microsoft.com/office/infopath/2007/PartnerControls"/>
    </lcf76f155ced4ddcb4097134ff3c332f>
    <TaxCatchAll xmlns="645ef163-9275-403f-9bea-380ade2256bf" xsi:nil="true"/>
  </documentManagement>
</p:properties>
</file>

<file path=customXml/itemProps1.xml><?xml version="1.0" encoding="utf-8"?>
<ds:datastoreItem xmlns:ds="http://schemas.openxmlformats.org/officeDocument/2006/customXml" ds:itemID="{B09BA528-F963-4F41-9564-BE39AE93A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99bd4-3ad7-4c17-90e8-59925990642e"/>
    <ds:schemaRef ds:uri="645ef163-9275-403f-9bea-380ade225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9DC56A-A87D-FE4E-8EC6-2FF20663F888}">
  <ds:schemaRefs>
    <ds:schemaRef ds:uri="http://schemas.openxmlformats.org/officeDocument/2006/bibliography"/>
  </ds:schemaRefs>
</ds:datastoreItem>
</file>

<file path=customXml/itemProps3.xml><?xml version="1.0" encoding="utf-8"?>
<ds:datastoreItem xmlns:ds="http://schemas.openxmlformats.org/officeDocument/2006/customXml" ds:itemID="{58F7F0EB-A4F8-4A13-B8AC-4C27755BC2C3}">
  <ds:schemaRefs>
    <ds:schemaRef ds:uri="http://schemas.microsoft.com/sharepoint/v3/contenttype/forms"/>
  </ds:schemaRefs>
</ds:datastoreItem>
</file>

<file path=customXml/itemProps4.xml><?xml version="1.0" encoding="utf-8"?>
<ds:datastoreItem xmlns:ds="http://schemas.openxmlformats.org/officeDocument/2006/customXml" ds:itemID="{6C8B05D1-0FC8-470E-9078-82AC2BC30345}">
  <ds:schemaRefs>
    <ds:schemaRef ds:uri="http://schemas.microsoft.com/office/2006/metadata/properties"/>
    <ds:schemaRef ds:uri="http://schemas.microsoft.com/office/infopath/2007/PartnerControls"/>
    <ds:schemaRef ds:uri="57199bd4-3ad7-4c17-90e8-59925990642e"/>
    <ds:schemaRef ds:uri="645ef163-9275-403f-9bea-380ade2256bf"/>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32</Pages>
  <Words>8873</Words>
  <Characters>10294</Characters>
  <Application>Microsoft Office Word</Application>
  <DocSecurity>0</DocSecurity>
  <Lines>395</Lines>
  <Paragraphs>259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18908</CharactersWithSpaces>
  <SharedDoc>false</SharedDoc>
  <HLinks>
    <vt:vector size="204" baseType="variant">
      <vt:variant>
        <vt:i4>3473463</vt:i4>
      </vt:variant>
      <vt:variant>
        <vt:i4>258</vt:i4>
      </vt:variant>
      <vt:variant>
        <vt:i4>0</vt:i4>
      </vt:variant>
      <vt:variant>
        <vt:i4>5</vt:i4>
      </vt:variant>
      <vt:variant>
        <vt:lpwstr>https://www.env.go.jp/content/000311858.pdf</vt:lpwstr>
      </vt:variant>
      <vt:variant>
        <vt:lpwstr/>
      </vt:variant>
      <vt:variant>
        <vt:i4>1245242</vt:i4>
      </vt:variant>
      <vt:variant>
        <vt:i4>194</vt:i4>
      </vt:variant>
      <vt:variant>
        <vt:i4>0</vt:i4>
      </vt:variant>
      <vt:variant>
        <vt:i4>5</vt:i4>
      </vt:variant>
      <vt:variant>
        <vt:lpwstr/>
      </vt:variant>
      <vt:variant>
        <vt:lpwstr>_Toc219734260</vt:lpwstr>
      </vt:variant>
      <vt:variant>
        <vt:i4>1048634</vt:i4>
      </vt:variant>
      <vt:variant>
        <vt:i4>188</vt:i4>
      </vt:variant>
      <vt:variant>
        <vt:i4>0</vt:i4>
      </vt:variant>
      <vt:variant>
        <vt:i4>5</vt:i4>
      </vt:variant>
      <vt:variant>
        <vt:lpwstr/>
      </vt:variant>
      <vt:variant>
        <vt:lpwstr>_Toc219734259</vt:lpwstr>
      </vt:variant>
      <vt:variant>
        <vt:i4>1048634</vt:i4>
      </vt:variant>
      <vt:variant>
        <vt:i4>182</vt:i4>
      </vt:variant>
      <vt:variant>
        <vt:i4>0</vt:i4>
      </vt:variant>
      <vt:variant>
        <vt:i4>5</vt:i4>
      </vt:variant>
      <vt:variant>
        <vt:lpwstr/>
      </vt:variant>
      <vt:variant>
        <vt:lpwstr>_Toc219734258</vt:lpwstr>
      </vt:variant>
      <vt:variant>
        <vt:i4>1048634</vt:i4>
      </vt:variant>
      <vt:variant>
        <vt:i4>176</vt:i4>
      </vt:variant>
      <vt:variant>
        <vt:i4>0</vt:i4>
      </vt:variant>
      <vt:variant>
        <vt:i4>5</vt:i4>
      </vt:variant>
      <vt:variant>
        <vt:lpwstr/>
      </vt:variant>
      <vt:variant>
        <vt:lpwstr>_Toc219734257</vt:lpwstr>
      </vt:variant>
      <vt:variant>
        <vt:i4>1048634</vt:i4>
      </vt:variant>
      <vt:variant>
        <vt:i4>170</vt:i4>
      </vt:variant>
      <vt:variant>
        <vt:i4>0</vt:i4>
      </vt:variant>
      <vt:variant>
        <vt:i4>5</vt:i4>
      </vt:variant>
      <vt:variant>
        <vt:lpwstr/>
      </vt:variant>
      <vt:variant>
        <vt:lpwstr>_Toc219734256</vt:lpwstr>
      </vt:variant>
      <vt:variant>
        <vt:i4>1048634</vt:i4>
      </vt:variant>
      <vt:variant>
        <vt:i4>164</vt:i4>
      </vt:variant>
      <vt:variant>
        <vt:i4>0</vt:i4>
      </vt:variant>
      <vt:variant>
        <vt:i4>5</vt:i4>
      </vt:variant>
      <vt:variant>
        <vt:lpwstr/>
      </vt:variant>
      <vt:variant>
        <vt:lpwstr>_Toc219734255</vt:lpwstr>
      </vt:variant>
      <vt:variant>
        <vt:i4>1048634</vt:i4>
      </vt:variant>
      <vt:variant>
        <vt:i4>158</vt:i4>
      </vt:variant>
      <vt:variant>
        <vt:i4>0</vt:i4>
      </vt:variant>
      <vt:variant>
        <vt:i4>5</vt:i4>
      </vt:variant>
      <vt:variant>
        <vt:lpwstr/>
      </vt:variant>
      <vt:variant>
        <vt:lpwstr>_Toc219734254</vt:lpwstr>
      </vt:variant>
      <vt:variant>
        <vt:i4>1048634</vt:i4>
      </vt:variant>
      <vt:variant>
        <vt:i4>152</vt:i4>
      </vt:variant>
      <vt:variant>
        <vt:i4>0</vt:i4>
      </vt:variant>
      <vt:variant>
        <vt:i4>5</vt:i4>
      </vt:variant>
      <vt:variant>
        <vt:lpwstr/>
      </vt:variant>
      <vt:variant>
        <vt:lpwstr>_Toc219734253</vt:lpwstr>
      </vt:variant>
      <vt:variant>
        <vt:i4>1048634</vt:i4>
      </vt:variant>
      <vt:variant>
        <vt:i4>146</vt:i4>
      </vt:variant>
      <vt:variant>
        <vt:i4>0</vt:i4>
      </vt:variant>
      <vt:variant>
        <vt:i4>5</vt:i4>
      </vt:variant>
      <vt:variant>
        <vt:lpwstr/>
      </vt:variant>
      <vt:variant>
        <vt:lpwstr>_Toc219734252</vt:lpwstr>
      </vt:variant>
      <vt:variant>
        <vt:i4>1048634</vt:i4>
      </vt:variant>
      <vt:variant>
        <vt:i4>140</vt:i4>
      </vt:variant>
      <vt:variant>
        <vt:i4>0</vt:i4>
      </vt:variant>
      <vt:variant>
        <vt:i4>5</vt:i4>
      </vt:variant>
      <vt:variant>
        <vt:lpwstr/>
      </vt:variant>
      <vt:variant>
        <vt:lpwstr>_Toc219734251</vt:lpwstr>
      </vt:variant>
      <vt:variant>
        <vt:i4>1048634</vt:i4>
      </vt:variant>
      <vt:variant>
        <vt:i4>134</vt:i4>
      </vt:variant>
      <vt:variant>
        <vt:i4>0</vt:i4>
      </vt:variant>
      <vt:variant>
        <vt:i4>5</vt:i4>
      </vt:variant>
      <vt:variant>
        <vt:lpwstr/>
      </vt:variant>
      <vt:variant>
        <vt:lpwstr>_Toc219734250</vt:lpwstr>
      </vt:variant>
      <vt:variant>
        <vt:i4>1114170</vt:i4>
      </vt:variant>
      <vt:variant>
        <vt:i4>128</vt:i4>
      </vt:variant>
      <vt:variant>
        <vt:i4>0</vt:i4>
      </vt:variant>
      <vt:variant>
        <vt:i4>5</vt:i4>
      </vt:variant>
      <vt:variant>
        <vt:lpwstr/>
      </vt:variant>
      <vt:variant>
        <vt:lpwstr>_Toc219734249</vt:lpwstr>
      </vt:variant>
      <vt:variant>
        <vt:i4>1114170</vt:i4>
      </vt:variant>
      <vt:variant>
        <vt:i4>122</vt:i4>
      </vt:variant>
      <vt:variant>
        <vt:i4>0</vt:i4>
      </vt:variant>
      <vt:variant>
        <vt:i4>5</vt:i4>
      </vt:variant>
      <vt:variant>
        <vt:lpwstr/>
      </vt:variant>
      <vt:variant>
        <vt:lpwstr>_Toc219734248</vt:lpwstr>
      </vt:variant>
      <vt:variant>
        <vt:i4>1114170</vt:i4>
      </vt:variant>
      <vt:variant>
        <vt:i4>116</vt:i4>
      </vt:variant>
      <vt:variant>
        <vt:i4>0</vt:i4>
      </vt:variant>
      <vt:variant>
        <vt:i4>5</vt:i4>
      </vt:variant>
      <vt:variant>
        <vt:lpwstr/>
      </vt:variant>
      <vt:variant>
        <vt:lpwstr>_Toc219734247</vt:lpwstr>
      </vt:variant>
      <vt:variant>
        <vt:i4>1114170</vt:i4>
      </vt:variant>
      <vt:variant>
        <vt:i4>110</vt:i4>
      </vt:variant>
      <vt:variant>
        <vt:i4>0</vt:i4>
      </vt:variant>
      <vt:variant>
        <vt:i4>5</vt:i4>
      </vt:variant>
      <vt:variant>
        <vt:lpwstr/>
      </vt:variant>
      <vt:variant>
        <vt:lpwstr>_Toc219734246</vt:lpwstr>
      </vt:variant>
      <vt:variant>
        <vt:i4>1114170</vt:i4>
      </vt:variant>
      <vt:variant>
        <vt:i4>104</vt:i4>
      </vt:variant>
      <vt:variant>
        <vt:i4>0</vt:i4>
      </vt:variant>
      <vt:variant>
        <vt:i4>5</vt:i4>
      </vt:variant>
      <vt:variant>
        <vt:lpwstr/>
      </vt:variant>
      <vt:variant>
        <vt:lpwstr>_Toc219734245</vt:lpwstr>
      </vt:variant>
      <vt:variant>
        <vt:i4>1114170</vt:i4>
      </vt:variant>
      <vt:variant>
        <vt:i4>98</vt:i4>
      </vt:variant>
      <vt:variant>
        <vt:i4>0</vt:i4>
      </vt:variant>
      <vt:variant>
        <vt:i4>5</vt:i4>
      </vt:variant>
      <vt:variant>
        <vt:lpwstr/>
      </vt:variant>
      <vt:variant>
        <vt:lpwstr>_Toc219734244</vt:lpwstr>
      </vt:variant>
      <vt:variant>
        <vt:i4>1114170</vt:i4>
      </vt:variant>
      <vt:variant>
        <vt:i4>92</vt:i4>
      </vt:variant>
      <vt:variant>
        <vt:i4>0</vt:i4>
      </vt:variant>
      <vt:variant>
        <vt:i4>5</vt:i4>
      </vt:variant>
      <vt:variant>
        <vt:lpwstr/>
      </vt:variant>
      <vt:variant>
        <vt:lpwstr>_Toc219734243</vt:lpwstr>
      </vt:variant>
      <vt:variant>
        <vt:i4>1114170</vt:i4>
      </vt:variant>
      <vt:variant>
        <vt:i4>86</vt:i4>
      </vt:variant>
      <vt:variant>
        <vt:i4>0</vt:i4>
      </vt:variant>
      <vt:variant>
        <vt:i4>5</vt:i4>
      </vt:variant>
      <vt:variant>
        <vt:lpwstr/>
      </vt:variant>
      <vt:variant>
        <vt:lpwstr>_Toc219734242</vt:lpwstr>
      </vt:variant>
      <vt:variant>
        <vt:i4>1114170</vt:i4>
      </vt:variant>
      <vt:variant>
        <vt:i4>80</vt:i4>
      </vt:variant>
      <vt:variant>
        <vt:i4>0</vt:i4>
      </vt:variant>
      <vt:variant>
        <vt:i4>5</vt:i4>
      </vt:variant>
      <vt:variant>
        <vt:lpwstr/>
      </vt:variant>
      <vt:variant>
        <vt:lpwstr>_Toc219734241</vt:lpwstr>
      </vt:variant>
      <vt:variant>
        <vt:i4>1114170</vt:i4>
      </vt:variant>
      <vt:variant>
        <vt:i4>74</vt:i4>
      </vt:variant>
      <vt:variant>
        <vt:i4>0</vt:i4>
      </vt:variant>
      <vt:variant>
        <vt:i4>5</vt:i4>
      </vt:variant>
      <vt:variant>
        <vt:lpwstr/>
      </vt:variant>
      <vt:variant>
        <vt:lpwstr>_Toc219734240</vt:lpwstr>
      </vt:variant>
      <vt:variant>
        <vt:i4>1441850</vt:i4>
      </vt:variant>
      <vt:variant>
        <vt:i4>68</vt:i4>
      </vt:variant>
      <vt:variant>
        <vt:i4>0</vt:i4>
      </vt:variant>
      <vt:variant>
        <vt:i4>5</vt:i4>
      </vt:variant>
      <vt:variant>
        <vt:lpwstr/>
      </vt:variant>
      <vt:variant>
        <vt:lpwstr>_Toc219734239</vt:lpwstr>
      </vt:variant>
      <vt:variant>
        <vt:i4>1441850</vt:i4>
      </vt:variant>
      <vt:variant>
        <vt:i4>62</vt:i4>
      </vt:variant>
      <vt:variant>
        <vt:i4>0</vt:i4>
      </vt:variant>
      <vt:variant>
        <vt:i4>5</vt:i4>
      </vt:variant>
      <vt:variant>
        <vt:lpwstr/>
      </vt:variant>
      <vt:variant>
        <vt:lpwstr>_Toc219734238</vt:lpwstr>
      </vt:variant>
      <vt:variant>
        <vt:i4>1441850</vt:i4>
      </vt:variant>
      <vt:variant>
        <vt:i4>56</vt:i4>
      </vt:variant>
      <vt:variant>
        <vt:i4>0</vt:i4>
      </vt:variant>
      <vt:variant>
        <vt:i4>5</vt:i4>
      </vt:variant>
      <vt:variant>
        <vt:lpwstr/>
      </vt:variant>
      <vt:variant>
        <vt:lpwstr>_Toc219734237</vt:lpwstr>
      </vt:variant>
      <vt:variant>
        <vt:i4>1441850</vt:i4>
      </vt:variant>
      <vt:variant>
        <vt:i4>50</vt:i4>
      </vt:variant>
      <vt:variant>
        <vt:i4>0</vt:i4>
      </vt:variant>
      <vt:variant>
        <vt:i4>5</vt:i4>
      </vt:variant>
      <vt:variant>
        <vt:lpwstr/>
      </vt:variant>
      <vt:variant>
        <vt:lpwstr>_Toc219734236</vt:lpwstr>
      </vt:variant>
      <vt:variant>
        <vt:i4>1441850</vt:i4>
      </vt:variant>
      <vt:variant>
        <vt:i4>44</vt:i4>
      </vt:variant>
      <vt:variant>
        <vt:i4>0</vt:i4>
      </vt:variant>
      <vt:variant>
        <vt:i4>5</vt:i4>
      </vt:variant>
      <vt:variant>
        <vt:lpwstr/>
      </vt:variant>
      <vt:variant>
        <vt:lpwstr>_Toc219734235</vt:lpwstr>
      </vt:variant>
      <vt:variant>
        <vt:i4>1441850</vt:i4>
      </vt:variant>
      <vt:variant>
        <vt:i4>38</vt:i4>
      </vt:variant>
      <vt:variant>
        <vt:i4>0</vt:i4>
      </vt:variant>
      <vt:variant>
        <vt:i4>5</vt:i4>
      </vt:variant>
      <vt:variant>
        <vt:lpwstr/>
      </vt:variant>
      <vt:variant>
        <vt:lpwstr>_Toc219734234</vt:lpwstr>
      </vt:variant>
      <vt:variant>
        <vt:i4>1441850</vt:i4>
      </vt:variant>
      <vt:variant>
        <vt:i4>32</vt:i4>
      </vt:variant>
      <vt:variant>
        <vt:i4>0</vt:i4>
      </vt:variant>
      <vt:variant>
        <vt:i4>5</vt:i4>
      </vt:variant>
      <vt:variant>
        <vt:lpwstr/>
      </vt:variant>
      <vt:variant>
        <vt:lpwstr>_Toc219734233</vt:lpwstr>
      </vt:variant>
      <vt:variant>
        <vt:i4>1441850</vt:i4>
      </vt:variant>
      <vt:variant>
        <vt:i4>26</vt:i4>
      </vt:variant>
      <vt:variant>
        <vt:i4>0</vt:i4>
      </vt:variant>
      <vt:variant>
        <vt:i4>5</vt:i4>
      </vt:variant>
      <vt:variant>
        <vt:lpwstr/>
      </vt:variant>
      <vt:variant>
        <vt:lpwstr>_Toc219734232</vt:lpwstr>
      </vt:variant>
      <vt:variant>
        <vt:i4>1441850</vt:i4>
      </vt:variant>
      <vt:variant>
        <vt:i4>20</vt:i4>
      </vt:variant>
      <vt:variant>
        <vt:i4>0</vt:i4>
      </vt:variant>
      <vt:variant>
        <vt:i4>5</vt:i4>
      </vt:variant>
      <vt:variant>
        <vt:lpwstr/>
      </vt:variant>
      <vt:variant>
        <vt:lpwstr>_Toc219734231</vt:lpwstr>
      </vt:variant>
      <vt:variant>
        <vt:i4>1441850</vt:i4>
      </vt:variant>
      <vt:variant>
        <vt:i4>14</vt:i4>
      </vt:variant>
      <vt:variant>
        <vt:i4>0</vt:i4>
      </vt:variant>
      <vt:variant>
        <vt:i4>5</vt:i4>
      </vt:variant>
      <vt:variant>
        <vt:lpwstr/>
      </vt:variant>
      <vt:variant>
        <vt:lpwstr>_Toc219734230</vt:lpwstr>
      </vt:variant>
      <vt:variant>
        <vt:i4>1507386</vt:i4>
      </vt:variant>
      <vt:variant>
        <vt:i4>8</vt:i4>
      </vt:variant>
      <vt:variant>
        <vt:i4>0</vt:i4>
      </vt:variant>
      <vt:variant>
        <vt:i4>5</vt:i4>
      </vt:variant>
      <vt:variant>
        <vt:lpwstr/>
      </vt:variant>
      <vt:variant>
        <vt:lpwstr>_Toc219734229</vt:lpwstr>
      </vt:variant>
      <vt:variant>
        <vt:i4>1507386</vt:i4>
      </vt:variant>
      <vt:variant>
        <vt:i4>2</vt:i4>
      </vt:variant>
      <vt:variant>
        <vt:i4>0</vt:i4>
      </vt:variant>
      <vt:variant>
        <vt:i4>5</vt:i4>
      </vt:variant>
      <vt:variant>
        <vt:lpwstr/>
      </vt:variant>
      <vt:variant>
        <vt:lpwstr>_Toc219734228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EI</dc:creator>
  <cp:keywords/>
  <dc:description/>
  <cp:lastModifiedBy>5I24 野下 航輝【鈴鹿】</cp:lastModifiedBy>
  <cp:revision>45</cp:revision>
  <cp:lastPrinted>2026-01-20T01:52:00Z</cp:lastPrinted>
  <dcterms:created xsi:type="dcterms:W3CDTF">2026-01-20T01:54:00Z</dcterms:created>
  <dcterms:modified xsi:type="dcterms:W3CDTF">2026-01-21T04:56:00Z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0x0101008E7AA510A5F3DA439FA59E9299B0621A</vt:lpwstr>
  </property>
  <property fmtid="{D5CDD505-2E9C-101B-9397-08002B2CF9AE}" pid="3" name="MediaServiceImageTags">
    <vt:lpwstr/>
  </property>
</Properties>
</file>