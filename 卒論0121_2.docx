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E6585A" w:rsidRDefault="00924231" w:rsidP="00E6585A">
      <w:pPr>
        <w:pStyle w:val="-3"/>
      </w:pPr>
      <w:r w:rsidRPr="00E6585A">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DFB3A7B">
        <w:rPr>
          <w:rFonts w:ascii="ＭＳ 明朝" w:hAnsi="ＭＳ 明朝" w:cs="ＭＳ 明朝"/>
          <w:b/>
          <w:bCs/>
          <w:color w:val="595959" w:themeColor="text1" w:themeTint="A6"/>
          <w:spacing w:val="15"/>
          <w:sz w:val="36"/>
          <w:szCs w:val="36"/>
          <w:u w:val="single"/>
        </w:rPr>
        <w:t>電磁センサ搭載水中ドローンによる</w:t>
      </w:r>
      <w:r w:rsidR="000F202D">
        <w:rPr>
          <w:rFonts w:ascii="ＭＳ 明朝" w:hAnsi="ＭＳ 明朝" w:cs="ＭＳ 明朝"/>
          <w:b/>
          <w:bCs/>
          <w:color w:val="595959" w:themeColor="text1" w:themeTint="A6"/>
          <w:spacing w:val="15"/>
          <w:sz w:val="36"/>
          <w:szCs w:val="36"/>
          <w:u w:val="single"/>
        </w:rPr>
        <w:br/>
      </w:r>
      <w:r w:rsidRPr="0DFB3A7B">
        <w:rPr>
          <w:rFonts w:ascii="ＭＳ 明朝" w:hAnsi="ＭＳ 明朝" w:cs="ＭＳ 明朝"/>
          <w:b/>
          <w:bCs/>
          <w:color w:val="595959" w:themeColor="text1" w:themeTint="A6"/>
          <w:spacing w:val="15"/>
          <w:sz w:val="36"/>
          <w:szCs w:val="36"/>
          <w:u w:val="single"/>
        </w:rPr>
        <w:t>海底沈殿した金属ゴミの探査</w:t>
      </w:r>
    </w:p>
    <w:p w14:paraId="3CD1AF50" w14:textId="2F3E229E" w:rsidR="00AB383C" w:rsidRDefault="00AB383C" w:rsidP="00E6585A">
      <w:pPr>
        <w:pStyle w:val="-3"/>
        <w:rPr>
          <w:lang w:eastAsia="zh-TW"/>
        </w:rPr>
      </w:pPr>
      <w:r>
        <w:rPr>
          <w:rFonts w:hint="eastAsia"/>
          <w:lang w:eastAsia="zh-TW"/>
        </w:rPr>
        <w:t>欧文標題</w:t>
      </w:r>
    </w:p>
    <w:p w14:paraId="6502B86D" w14:textId="74A0619C" w:rsidR="00AB383C" w:rsidRPr="003C1B32" w:rsidRDefault="000F202D" w:rsidP="00E6585A">
      <w:pPr>
        <w:pStyle w:val="-3"/>
        <w:jc w:val="center"/>
        <w:rPr>
          <w:u w:val="single"/>
          <w:lang w:eastAsia="zh-TW"/>
        </w:rPr>
      </w:pPr>
      <w:r w:rsidRPr="003C1B32">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24010" w:rsidRDefault="00AB383C" w:rsidP="00BE2329">
      <w:pPr>
        <w:pStyle w:val="-1"/>
        <w:ind w:left="1680"/>
        <w:rPr>
          <w:rStyle w:val="ae"/>
          <w:lang w:eastAsia="zh-TW"/>
        </w:rPr>
      </w:pPr>
      <w:r w:rsidRPr="00624010">
        <w:rPr>
          <w:rStyle w:val="ae"/>
          <w:lang w:eastAsia="zh-TW"/>
        </w:rPr>
        <w:t>研究者氏名</w:t>
      </w:r>
      <w:r w:rsidR="00232DBB">
        <w:rPr>
          <w:rStyle w:val="ae"/>
          <w:rFonts w:hint="eastAsia"/>
          <w:lang w:eastAsia="zh-TW"/>
        </w:rPr>
        <w:t xml:space="preserve">　野下</w:t>
      </w:r>
      <w:r w:rsidR="003A2C81">
        <w:rPr>
          <w:rStyle w:val="ae"/>
          <w:lang w:eastAsia="zh-TW"/>
        </w:rPr>
        <w:t xml:space="preserve"> </w:t>
      </w:r>
      <w:r w:rsidR="00232DBB">
        <w:rPr>
          <w:rStyle w:val="ae"/>
          <w:rFonts w:hint="eastAsia"/>
          <w:lang w:eastAsia="zh-TW"/>
        </w:rPr>
        <w:t>航輝</w:t>
      </w:r>
    </w:p>
    <w:p w14:paraId="557E277C" w14:textId="55310815" w:rsidR="00AB383C" w:rsidRPr="00624010" w:rsidRDefault="00624010" w:rsidP="00BE2329">
      <w:pPr>
        <w:pStyle w:val="-1"/>
        <w:ind w:left="1680"/>
        <w:rPr>
          <w:rStyle w:val="ae"/>
          <w:lang w:eastAsia="zh-TW"/>
        </w:rPr>
      </w:pPr>
      <w:r w:rsidRPr="00624010">
        <w:rPr>
          <w:rStyle w:val="ae"/>
          <w:rFonts w:hint="eastAsia"/>
          <w:lang w:eastAsia="zh-TW"/>
        </w:rPr>
        <w:t>指導教員</w:t>
      </w:r>
      <w:r w:rsidR="00232DBB">
        <w:rPr>
          <w:rStyle w:val="ae"/>
          <w:rFonts w:hint="eastAsia"/>
          <w:lang w:eastAsia="zh-TW"/>
        </w:rPr>
        <w:t xml:space="preserve">　板谷</w:t>
      </w:r>
      <w:r w:rsidR="003A2C81">
        <w:rPr>
          <w:rStyle w:val="ae"/>
          <w:lang w:eastAsia="zh-TW"/>
        </w:rPr>
        <w:t xml:space="preserve"> </w:t>
      </w:r>
      <w:r w:rsidR="00232DBB">
        <w:rPr>
          <w:rStyle w:val="ae"/>
          <w:rFonts w:hint="eastAsia"/>
          <w:lang w:eastAsia="zh-TW"/>
        </w:rPr>
        <w:t>年也　准教授</w:t>
      </w:r>
    </w:p>
    <w:p w14:paraId="64C27D77" w14:textId="77777777" w:rsidR="00AB383C" w:rsidRDefault="00AB383C" w:rsidP="008E68BC">
      <w:pPr>
        <w:rPr>
          <w:lang w:eastAsia="zh-TW"/>
        </w:rPr>
      </w:pPr>
    </w:p>
    <w:p w14:paraId="7D8C2471" w14:textId="5EA56FA9" w:rsidR="008E68BC" w:rsidRDefault="008E68BC" w:rsidP="00924231">
      <w:pPr>
        <w:pStyle w:val="-"/>
        <w:rPr>
          <w:rStyle w:val="af"/>
          <w:lang w:eastAsia="zh-TW"/>
        </w:rPr>
      </w:pPr>
      <w:r>
        <w:rPr>
          <w:rStyle w:val="af"/>
          <w:rFonts w:hint="eastAsia"/>
          <w:lang w:eastAsia="zh-TW"/>
        </w:rPr>
        <w:t>提出日　令和8年1月</w:t>
      </w:r>
      <w:r w:rsidR="00232DBB">
        <w:rPr>
          <w:rStyle w:val="af"/>
          <w:lang w:eastAsia="zh-TW"/>
        </w:rPr>
        <w:t>23</w:t>
      </w:r>
      <w:r>
        <w:rPr>
          <w:rStyle w:val="af"/>
          <w:rFonts w:hint="eastAsia"/>
          <w:lang w:eastAsia="zh-TW"/>
        </w:rPr>
        <w:t>日</w:t>
      </w:r>
    </w:p>
    <w:p w14:paraId="0D2EA654" w14:textId="59E9E893" w:rsidR="008E68BC" w:rsidRDefault="008E68BC" w:rsidP="003A6CEE">
      <w:pPr>
        <w:pStyle w:val="-"/>
        <w:rPr>
          <w:rStyle w:val="af"/>
          <w:lang w:eastAsia="zh-TW"/>
        </w:rPr>
      </w:pPr>
      <w:r>
        <w:rPr>
          <w:rStyle w:val="af"/>
          <w:rFonts w:hint="eastAsia"/>
          <w:lang w:eastAsia="zh-TW"/>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lastRenderedPageBreak/>
        <w:t>ABSTRACT</w:t>
      </w:r>
    </w:p>
    <w:p w14:paraId="0CAE32EE"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0" w:name="_Toc219798719"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0"/>
        </w:p>
        <w:p w14:paraId="228ECACC" w14:textId="55A50AB1" w:rsidR="000E3BE4"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798719" w:history="1">
            <w:r w:rsidR="000E3BE4" w:rsidRPr="003C166B">
              <w:rPr>
                <w:rStyle w:val="af1"/>
                <w:noProof/>
                <w:lang w:val="ja"/>
              </w:rPr>
              <w:t>目次</w:t>
            </w:r>
            <w:r w:rsidR="000E3BE4">
              <w:rPr>
                <w:noProof/>
                <w:webHidden/>
              </w:rPr>
              <w:tab/>
            </w:r>
            <w:r w:rsidR="000E3BE4">
              <w:rPr>
                <w:noProof/>
                <w:webHidden/>
              </w:rPr>
              <w:fldChar w:fldCharType="begin"/>
            </w:r>
            <w:r w:rsidR="000E3BE4">
              <w:rPr>
                <w:noProof/>
                <w:webHidden/>
              </w:rPr>
              <w:instrText xml:space="preserve"> PAGEREF _Toc219798719 \h </w:instrText>
            </w:r>
            <w:r w:rsidR="000E3BE4">
              <w:rPr>
                <w:noProof/>
                <w:webHidden/>
              </w:rPr>
            </w:r>
            <w:r w:rsidR="000E3BE4">
              <w:rPr>
                <w:noProof/>
                <w:webHidden/>
              </w:rPr>
              <w:fldChar w:fldCharType="separate"/>
            </w:r>
            <w:r w:rsidR="00273F4F">
              <w:rPr>
                <w:noProof/>
                <w:webHidden/>
              </w:rPr>
              <w:t>4</w:t>
            </w:r>
            <w:r w:rsidR="000E3BE4">
              <w:rPr>
                <w:noProof/>
                <w:webHidden/>
              </w:rPr>
              <w:fldChar w:fldCharType="end"/>
            </w:r>
          </w:hyperlink>
        </w:p>
        <w:p w14:paraId="5B06C16F" w14:textId="7E96C667" w:rsidR="000E3BE4" w:rsidRDefault="000E3BE4">
          <w:pPr>
            <w:pStyle w:val="11"/>
            <w:tabs>
              <w:tab w:val="right" w:leader="dot" w:pos="8494"/>
            </w:tabs>
            <w:rPr>
              <w:rFonts w:eastAsiaTheme="minorEastAsia"/>
              <w:b w:val="0"/>
              <w:bCs w:val="0"/>
              <w:caps w:val="0"/>
              <w:noProof/>
              <w:sz w:val="21"/>
              <w:szCs w:val="24"/>
            </w:rPr>
          </w:pPr>
          <w:hyperlink w:anchor="_Toc219798720" w:history="1">
            <w:r w:rsidRPr="003C166B">
              <w:rPr>
                <w:rStyle w:val="af1"/>
                <w:noProof/>
              </w:rPr>
              <w:t>第１章　序章</w:t>
            </w:r>
            <w:r>
              <w:rPr>
                <w:noProof/>
                <w:webHidden/>
              </w:rPr>
              <w:tab/>
            </w:r>
            <w:r>
              <w:rPr>
                <w:noProof/>
                <w:webHidden/>
              </w:rPr>
              <w:fldChar w:fldCharType="begin"/>
            </w:r>
            <w:r>
              <w:rPr>
                <w:noProof/>
                <w:webHidden/>
              </w:rPr>
              <w:instrText xml:space="preserve"> PAGEREF _Toc219798720 \h </w:instrText>
            </w:r>
            <w:r>
              <w:rPr>
                <w:noProof/>
                <w:webHidden/>
              </w:rPr>
            </w:r>
            <w:r>
              <w:rPr>
                <w:noProof/>
                <w:webHidden/>
              </w:rPr>
              <w:fldChar w:fldCharType="separate"/>
            </w:r>
            <w:r w:rsidR="00273F4F">
              <w:rPr>
                <w:noProof/>
                <w:webHidden/>
              </w:rPr>
              <w:t>6</w:t>
            </w:r>
            <w:r>
              <w:rPr>
                <w:noProof/>
                <w:webHidden/>
              </w:rPr>
              <w:fldChar w:fldCharType="end"/>
            </w:r>
          </w:hyperlink>
        </w:p>
        <w:p w14:paraId="2D37AA8C" w14:textId="1B5FF010" w:rsidR="000E3BE4" w:rsidRDefault="000E3BE4">
          <w:pPr>
            <w:pStyle w:val="25"/>
            <w:tabs>
              <w:tab w:val="left" w:pos="840"/>
              <w:tab w:val="right" w:leader="dot" w:pos="8494"/>
            </w:tabs>
            <w:rPr>
              <w:rFonts w:eastAsiaTheme="minorEastAsia"/>
              <w:smallCaps w:val="0"/>
              <w:noProof/>
              <w:sz w:val="21"/>
              <w:szCs w:val="24"/>
            </w:rPr>
          </w:pPr>
          <w:hyperlink w:anchor="_Toc219798721" w:history="1">
            <w:r w:rsidRPr="003C166B">
              <w:rPr>
                <w:rStyle w:val="af1"/>
                <w:noProof/>
              </w:rPr>
              <w:t>1.1</w:t>
            </w:r>
            <w:r>
              <w:rPr>
                <w:rFonts w:eastAsiaTheme="minorEastAsia"/>
                <w:smallCaps w:val="0"/>
                <w:noProof/>
                <w:sz w:val="21"/>
                <w:szCs w:val="24"/>
              </w:rPr>
              <w:tab/>
            </w:r>
            <w:r w:rsidRPr="003C166B">
              <w:rPr>
                <w:rStyle w:val="af1"/>
                <w:noProof/>
              </w:rPr>
              <w:t>研究の背景</w:t>
            </w:r>
            <w:r>
              <w:rPr>
                <w:noProof/>
                <w:webHidden/>
              </w:rPr>
              <w:tab/>
            </w:r>
            <w:r>
              <w:rPr>
                <w:noProof/>
                <w:webHidden/>
              </w:rPr>
              <w:fldChar w:fldCharType="begin"/>
            </w:r>
            <w:r>
              <w:rPr>
                <w:noProof/>
                <w:webHidden/>
              </w:rPr>
              <w:instrText xml:space="preserve"> PAGEREF _Toc219798721 \h </w:instrText>
            </w:r>
            <w:r>
              <w:rPr>
                <w:noProof/>
                <w:webHidden/>
              </w:rPr>
            </w:r>
            <w:r>
              <w:rPr>
                <w:noProof/>
                <w:webHidden/>
              </w:rPr>
              <w:fldChar w:fldCharType="separate"/>
            </w:r>
            <w:r w:rsidR="00273F4F">
              <w:rPr>
                <w:noProof/>
                <w:webHidden/>
              </w:rPr>
              <w:t>6</w:t>
            </w:r>
            <w:r>
              <w:rPr>
                <w:noProof/>
                <w:webHidden/>
              </w:rPr>
              <w:fldChar w:fldCharType="end"/>
            </w:r>
          </w:hyperlink>
        </w:p>
        <w:p w14:paraId="4B9693ED" w14:textId="1273CF09" w:rsidR="000E3BE4" w:rsidRDefault="000E3BE4">
          <w:pPr>
            <w:pStyle w:val="31"/>
            <w:tabs>
              <w:tab w:val="left" w:pos="1260"/>
              <w:tab w:val="right" w:leader="dot" w:pos="8494"/>
            </w:tabs>
            <w:rPr>
              <w:rFonts w:eastAsiaTheme="minorEastAsia"/>
              <w:i w:val="0"/>
              <w:iCs w:val="0"/>
              <w:noProof/>
              <w:sz w:val="21"/>
              <w:szCs w:val="24"/>
            </w:rPr>
          </w:pPr>
          <w:hyperlink w:anchor="_Toc219798722" w:history="1">
            <w:r w:rsidRPr="003C166B">
              <w:rPr>
                <w:rStyle w:val="af1"/>
                <w:noProof/>
              </w:rPr>
              <w:t>1.1.1</w:t>
            </w:r>
            <w:r>
              <w:rPr>
                <w:rFonts w:eastAsiaTheme="minorEastAsia"/>
                <w:i w:val="0"/>
                <w:iCs w:val="0"/>
                <w:noProof/>
                <w:sz w:val="21"/>
                <w:szCs w:val="24"/>
              </w:rPr>
              <w:tab/>
            </w:r>
            <w:r w:rsidRPr="003C166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_Toc219798722 \h </w:instrText>
            </w:r>
            <w:r>
              <w:rPr>
                <w:noProof/>
                <w:webHidden/>
              </w:rPr>
            </w:r>
            <w:r>
              <w:rPr>
                <w:noProof/>
                <w:webHidden/>
              </w:rPr>
              <w:fldChar w:fldCharType="separate"/>
            </w:r>
            <w:r w:rsidR="00273F4F">
              <w:rPr>
                <w:noProof/>
                <w:webHidden/>
              </w:rPr>
              <w:t>6</w:t>
            </w:r>
            <w:r>
              <w:rPr>
                <w:noProof/>
                <w:webHidden/>
              </w:rPr>
              <w:fldChar w:fldCharType="end"/>
            </w:r>
          </w:hyperlink>
        </w:p>
        <w:p w14:paraId="6AB5C77B" w14:textId="767569E5" w:rsidR="000E3BE4" w:rsidRDefault="000E3BE4">
          <w:pPr>
            <w:pStyle w:val="31"/>
            <w:tabs>
              <w:tab w:val="left" w:pos="1260"/>
              <w:tab w:val="right" w:leader="dot" w:pos="8494"/>
            </w:tabs>
            <w:rPr>
              <w:rFonts w:eastAsiaTheme="minorEastAsia"/>
              <w:i w:val="0"/>
              <w:iCs w:val="0"/>
              <w:noProof/>
              <w:sz w:val="21"/>
              <w:szCs w:val="24"/>
            </w:rPr>
          </w:pPr>
          <w:hyperlink w:anchor="_Toc219798723" w:history="1">
            <w:r w:rsidRPr="003C166B">
              <w:rPr>
                <w:rStyle w:val="af1"/>
                <w:noProof/>
              </w:rPr>
              <w:t>1.1.2</w:t>
            </w:r>
            <w:r>
              <w:rPr>
                <w:rFonts w:eastAsiaTheme="minorEastAsia"/>
                <w:i w:val="0"/>
                <w:iCs w:val="0"/>
                <w:noProof/>
                <w:sz w:val="21"/>
                <w:szCs w:val="24"/>
              </w:rPr>
              <w:tab/>
            </w:r>
            <w:r w:rsidRPr="003C166B">
              <w:rPr>
                <w:rStyle w:val="af1"/>
                <w:noProof/>
              </w:rPr>
              <w:t>既存の調査手法とその限界</w:t>
            </w:r>
            <w:r>
              <w:rPr>
                <w:noProof/>
                <w:webHidden/>
              </w:rPr>
              <w:tab/>
            </w:r>
            <w:r>
              <w:rPr>
                <w:noProof/>
                <w:webHidden/>
              </w:rPr>
              <w:fldChar w:fldCharType="begin"/>
            </w:r>
            <w:r>
              <w:rPr>
                <w:noProof/>
                <w:webHidden/>
              </w:rPr>
              <w:instrText xml:space="preserve"> PAGEREF _Toc219798723 \h </w:instrText>
            </w:r>
            <w:r>
              <w:rPr>
                <w:noProof/>
                <w:webHidden/>
              </w:rPr>
            </w:r>
            <w:r>
              <w:rPr>
                <w:noProof/>
                <w:webHidden/>
              </w:rPr>
              <w:fldChar w:fldCharType="separate"/>
            </w:r>
            <w:r w:rsidR="00273F4F">
              <w:rPr>
                <w:noProof/>
                <w:webHidden/>
              </w:rPr>
              <w:t>6</w:t>
            </w:r>
            <w:r>
              <w:rPr>
                <w:noProof/>
                <w:webHidden/>
              </w:rPr>
              <w:fldChar w:fldCharType="end"/>
            </w:r>
          </w:hyperlink>
        </w:p>
        <w:p w14:paraId="5AB2B876" w14:textId="08D8D483" w:rsidR="000E3BE4" w:rsidRDefault="000E3BE4">
          <w:pPr>
            <w:pStyle w:val="31"/>
            <w:tabs>
              <w:tab w:val="left" w:pos="1260"/>
              <w:tab w:val="right" w:leader="dot" w:pos="8494"/>
            </w:tabs>
            <w:rPr>
              <w:rFonts w:eastAsiaTheme="minorEastAsia"/>
              <w:i w:val="0"/>
              <w:iCs w:val="0"/>
              <w:noProof/>
              <w:sz w:val="21"/>
              <w:szCs w:val="24"/>
            </w:rPr>
          </w:pPr>
          <w:hyperlink w:anchor="_Toc219798724" w:history="1">
            <w:r w:rsidRPr="003C166B">
              <w:rPr>
                <w:rStyle w:val="af1"/>
                <w:noProof/>
              </w:rPr>
              <w:t>1.1.3</w:t>
            </w:r>
            <w:r>
              <w:rPr>
                <w:rFonts w:eastAsiaTheme="minorEastAsia"/>
                <w:i w:val="0"/>
                <w:iCs w:val="0"/>
                <w:noProof/>
                <w:sz w:val="21"/>
                <w:szCs w:val="24"/>
              </w:rPr>
              <w:tab/>
            </w:r>
            <w:r w:rsidRPr="003C166B">
              <w:rPr>
                <w:rStyle w:val="af1"/>
                <w:noProof/>
              </w:rPr>
              <w:t>水中ドローンによる解決のアプローチ</w:t>
            </w:r>
            <w:r>
              <w:rPr>
                <w:noProof/>
                <w:webHidden/>
              </w:rPr>
              <w:tab/>
            </w:r>
            <w:r>
              <w:rPr>
                <w:noProof/>
                <w:webHidden/>
              </w:rPr>
              <w:fldChar w:fldCharType="begin"/>
            </w:r>
            <w:r>
              <w:rPr>
                <w:noProof/>
                <w:webHidden/>
              </w:rPr>
              <w:instrText xml:space="preserve"> PAGEREF _Toc219798724 \h </w:instrText>
            </w:r>
            <w:r>
              <w:rPr>
                <w:noProof/>
                <w:webHidden/>
              </w:rPr>
            </w:r>
            <w:r>
              <w:rPr>
                <w:noProof/>
                <w:webHidden/>
              </w:rPr>
              <w:fldChar w:fldCharType="separate"/>
            </w:r>
            <w:r w:rsidR="00273F4F">
              <w:rPr>
                <w:noProof/>
                <w:webHidden/>
              </w:rPr>
              <w:t>7</w:t>
            </w:r>
            <w:r>
              <w:rPr>
                <w:noProof/>
                <w:webHidden/>
              </w:rPr>
              <w:fldChar w:fldCharType="end"/>
            </w:r>
          </w:hyperlink>
        </w:p>
        <w:p w14:paraId="155B6D99" w14:textId="748ADA37" w:rsidR="000E3BE4" w:rsidRDefault="000E3BE4">
          <w:pPr>
            <w:pStyle w:val="25"/>
            <w:tabs>
              <w:tab w:val="left" w:pos="840"/>
              <w:tab w:val="right" w:leader="dot" w:pos="8494"/>
            </w:tabs>
            <w:rPr>
              <w:rFonts w:eastAsiaTheme="minorEastAsia"/>
              <w:smallCaps w:val="0"/>
              <w:noProof/>
              <w:sz w:val="21"/>
              <w:szCs w:val="24"/>
            </w:rPr>
          </w:pPr>
          <w:hyperlink w:anchor="_Toc219798725" w:history="1">
            <w:r w:rsidRPr="003C166B">
              <w:rPr>
                <w:rStyle w:val="af1"/>
                <w:noProof/>
              </w:rPr>
              <w:t>1.2</w:t>
            </w:r>
            <w:r>
              <w:rPr>
                <w:rFonts w:eastAsiaTheme="minorEastAsia"/>
                <w:smallCaps w:val="0"/>
                <w:noProof/>
                <w:sz w:val="21"/>
                <w:szCs w:val="24"/>
              </w:rPr>
              <w:tab/>
            </w:r>
            <w:r w:rsidRPr="003C166B">
              <w:rPr>
                <w:rStyle w:val="af1"/>
                <w:noProof/>
              </w:rPr>
              <w:t>研究の目的</w:t>
            </w:r>
            <w:r>
              <w:rPr>
                <w:noProof/>
                <w:webHidden/>
              </w:rPr>
              <w:tab/>
            </w:r>
            <w:r>
              <w:rPr>
                <w:noProof/>
                <w:webHidden/>
              </w:rPr>
              <w:fldChar w:fldCharType="begin"/>
            </w:r>
            <w:r>
              <w:rPr>
                <w:noProof/>
                <w:webHidden/>
              </w:rPr>
              <w:instrText xml:space="preserve"> PAGEREF _Toc219798725 \h </w:instrText>
            </w:r>
            <w:r>
              <w:rPr>
                <w:noProof/>
                <w:webHidden/>
              </w:rPr>
            </w:r>
            <w:r>
              <w:rPr>
                <w:noProof/>
                <w:webHidden/>
              </w:rPr>
              <w:fldChar w:fldCharType="separate"/>
            </w:r>
            <w:r w:rsidR="00273F4F">
              <w:rPr>
                <w:noProof/>
                <w:webHidden/>
              </w:rPr>
              <w:t>7</w:t>
            </w:r>
            <w:r>
              <w:rPr>
                <w:noProof/>
                <w:webHidden/>
              </w:rPr>
              <w:fldChar w:fldCharType="end"/>
            </w:r>
          </w:hyperlink>
        </w:p>
        <w:p w14:paraId="6F883B2E" w14:textId="439A70EA" w:rsidR="000E3BE4" w:rsidRDefault="000E3BE4">
          <w:pPr>
            <w:pStyle w:val="25"/>
            <w:tabs>
              <w:tab w:val="right" w:leader="dot" w:pos="8494"/>
            </w:tabs>
            <w:rPr>
              <w:rFonts w:eastAsiaTheme="minorEastAsia"/>
              <w:smallCaps w:val="0"/>
              <w:noProof/>
              <w:sz w:val="21"/>
              <w:szCs w:val="24"/>
            </w:rPr>
          </w:pPr>
          <w:hyperlink w:anchor="_Toc219798726" w:history="1">
            <w:r w:rsidRPr="003C166B">
              <w:rPr>
                <w:rStyle w:val="af1"/>
                <w:noProof/>
              </w:rPr>
              <w:t>1.3　論文の構成</w:t>
            </w:r>
            <w:r>
              <w:rPr>
                <w:noProof/>
                <w:webHidden/>
              </w:rPr>
              <w:tab/>
            </w:r>
            <w:r>
              <w:rPr>
                <w:noProof/>
                <w:webHidden/>
              </w:rPr>
              <w:fldChar w:fldCharType="begin"/>
            </w:r>
            <w:r>
              <w:rPr>
                <w:noProof/>
                <w:webHidden/>
              </w:rPr>
              <w:instrText xml:space="preserve"> PAGEREF _Toc219798726 \h </w:instrText>
            </w:r>
            <w:r>
              <w:rPr>
                <w:noProof/>
                <w:webHidden/>
              </w:rPr>
            </w:r>
            <w:r>
              <w:rPr>
                <w:noProof/>
                <w:webHidden/>
              </w:rPr>
              <w:fldChar w:fldCharType="separate"/>
            </w:r>
            <w:r w:rsidR="00273F4F">
              <w:rPr>
                <w:noProof/>
                <w:webHidden/>
              </w:rPr>
              <w:t>7</w:t>
            </w:r>
            <w:r>
              <w:rPr>
                <w:noProof/>
                <w:webHidden/>
              </w:rPr>
              <w:fldChar w:fldCharType="end"/>
            </w:r>
          </w:hyperlink>
        </w:p>
        <w:p w14:paraId="5853412E" w14:textId="4054B33D" w:rsidR="000E3BE4" w:rsidRDefault="000E3BE4">
          <w:pPr>
            <w:pStyle w:val="11"/>
            <w:tabs>
              <w:tab w:val="right" w:leader="dot" w:pos="8494"/>
            </w:tabs>
            <w:rPr>
              <w:rFonts w:eastAsiaTheme="minorEastAsia"/>
              <w:b w:val="0"/>
              <w:bCs w:val="0"/>
              <w:caps w:val="0"/>
              <w:noProof/>
              <w:sz w:val="21"/>
              <w:szCs w:val="24"/>
            </w:rPr>
          </w:pPr>
          <w:hyperlink w:anchor="_Toc219798727" w:history="1">
            <w:r w:rsidRPr="003C166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_Toc219798727 \h </w:instrText>
            </w:r>
            <w:r>
              <w:rPr>
                <w:noProof/>
                <w:webHidden/>
              </w:rPr>
            </w:r>
            <w:r>
              <w:rPr>
                <w:noProof/>
                <w:webHidden/>
              </w:rPr>
              <w:fldChar w:fldCharType="separate"/>
            </w:r>
            <w:r w:rsidR="00273F4F">
              <w:rPr>
                <w:noProof/>
                <w:webHidden/>
              </w:rPr>
              <w:t>8</w:t>
            </w:r>
            <w:r>
              <w:rPr>
                <w:noProof/>
                <w:webHidden/>
              </w:rPr>
              <w:fldChar w:fldCharType="end"/>
            </w:r>
          </w:hyperlink>
        </w:p>
        <w:p w14:paraId="0CF86A17" w14:textId="4CD8C902" w:rsidR="000E3BE4" w:rsidRDefault="000E3BE4">
          <w:pPr>
            <w:pStyle w:val="25"/>
            <w:tabs>
              <w:tab w:val="right" w:leader="dot" w:pos="8494"/>
            </w:tabs>
            <w:rPr>
              <w:rFonts w:eastAsiaTheme="minorEastAsia"/>
              <w:smallCaps w:val="0"/>
              <w:noProof/>
              <w:sz w:val="21"/>
              <w:szCs w:val="24"/>
            </w:rPr>
          </w:pPr>
          <w:hyperlink w:anchor="_Toc219798728" w:history="1">
            <w:r w:rsidRPr="003C166B">
              <w:rPr>
                <w:rStyle w:val="af1"/>
                <w:noProof/>
              </w:rPr>
              <w:t>2.1　測定原理</w:t>
            </w:r>
            <w:r>
              <w:rPr>
                <w:noProof/>
                <w:webHidden/>
              </w:rPr>
              <w:tab/>
            </w:r>
            <w:r>
              <w:rPr>
                <w:noProof/>
                <w:webHidden/>
              </w:rPr>
              <w:fldChar w:fldCharType="begin"/>
            </w:r>
            <w:r>
              <w:rPr>
                <w:noProof/>
                <w:webHidden/>
              </w:rPr>
              <w:instrText xml:space="preserve"> PAGEREF _Toc219798728 \h </w:instrText>
            </w:r>
            <w:r>
              <w:rPr>
                <w:noProof/>
                <w:webHidden/>
              </w:rPr>
            </w:r>
            <w:r>
              <w:rPr>
                <w:noProof/>
                <w:webHidden/>
              </w:rPr>
              <w:fldChar w:fldCharType="separate"/>
            </w:r>
            <w:r w:rsidR="00273F4F">
              <w:rPr>
                <w:noProof/>
                <w:webHidden/>
              </w:rPr>
              <w:t>8</w:t>
            </w:r>
            <w:r>
              <w:rPr>
                <w:noProof/>
                <w:webHidden/>
              </w:rPr>
              <w:fldChar w:fldCharType="end"/>
            </w:r>
          </w:hyperlink>
        </w:p>
        <w:p w14:paraId="310AA8CE" w14:textId="3D9AFAAA" w:rsidR="000E3BE4" w:rsidRDefault="000E3BE4">
          <w:pPr>
            <w:pStyle w:val="25"/>
            <w:tabs>
              <w:tab w:val="right" w:leader="dot" w:pos="8494"/>
            </w:tabs>
            <w:rPr>
              <w:rFonts w:eastAsiaTheme="minorEastAsia"/>
              <w:smallCaps w:val="0"/>
              <w:noProof/>
              <w:sz w:val="21"/>
              <w:szCs w:val="24"/>
            </w:rPr>
          </w:pPr>
          <w:hyperlink w:anchor="_Toc219798729" w:history="1">
            <w:r w:rsidRPr="003C166B">
              <w:rPr>
                <w:rStyle w:val="af1"/>
                <w:noProof/>
              </w:rPr>
              <w:t>2.2　システム全体構成</w:t>
            </w:r>
            <w:r>
              <w:rPr>
                <w:noProof/>
                <w:webHidden/>
              </w:rPr>
              <w:tab/>
            </w:r>
            <w:r>
              <w:rPr>
                <w:noProof/>
                <w:webHidden/>
              </w:rPr>
              <w:fldChar w:fldCharType="begin"/>
            </w:r>
            <w:r>
              <w:rPr>
                <w:noProof/>
                <w:webHidden/>
              </w:rPr>
              <w:instrText xml:space="preserve"> PAGEREF _Toc219798729 \h </w:instrText>
            </w:r>
            <w:r>
              <w:rPr>
                <w:noProof/>
                <w:webHidden/>
              </w:rPr>
            </w:r>
            <w:r>
              <w:rPr>
                <w:noProof/>
                <w:webHidden/>
              </w:rPr>
              <w:fldChar w:fldCharType="separate"/>
            </w:r>
            <w:r w:rsidR="00273F4F">
              <w:rPr>
                <w:noProof/>
                <w:webHidden/>
              </w:rPr>
              <w:t>9</w:t>
            </w:r>
            <w:r>
              <w:rPr>
                <w:noProof/>
                <w:webHidden/>
              </w:rPr>
              <w:fldChar w:fldCharType="end"/>
            </w:r>
          </w:hyperlink>
        </w:p>
        <w:p w14:paraId="00FAC660" w14:textId="7862C796" w:rsidR="000E3BE4" w:rsidRDefault="000E3BE4">
          <w:pPr>
            <w:pStyle w:val="31"/>
            <w:tabs>
              <w:tab w:val="right" w:leader="dot" w:pos="8494"/>
            </w:tabs>
            <w:rPr>
              <w:rFonts w:eastAsiaTheme="minorEastAsia"/>
              <w:i w:val="0"/>
              <w:iCs w:val="0"/>
              <w:noProof/>
              <w:sz w:val="21"/>
              <w:szCs w:val="24"/>
            </w:rPr>
          </w:pPr>
          <w:hyperlink w:anchor="_Toc219798730" w:history="1">
            <w:r w:rsidRPr="003C166B">
              <w:rPr>
                <w:rStyle w:val="af1"/>
                <w:noProof/>
              </w:rPr>
              <w:t>2.2.1　提案システムの概要</w:t>
            </w:r>
            <w:r>
              <w:rPr>
                <w:noProof/>
                <w:webHidden/>
              </w:rPr>
              <w:tab/>
            </w:r>
            <w:r>
              <w:rPr>
                <w:noProof/>
                <w:webHidden/>
              </w:rPr>
              <w:fldChar w:fldCharType="begin"/>
            </w:r>
            <w:r>
              <w:rPr>
                <w:noProof/>
                <w:webHidden/>
              </w:rPr>
              <w:instrText xml:space="preserve"> PAGEREF _Toc219798730 \h </w:instrText>
            </w:r>
            <w:r>
              <w:rPr>
                <w:noProof/>
                <w:webHidden/>
              </w:rPr>
            </w:r>
            <w:r>
              <w:rPr>
                <w:noProof/>
                <w:webHidden/>
              </w:rPr>
              <w:fldChar w:fldCharType="separate"/>
            </w:r>
            <w:r w:rsidR="00273F4F">
              <w:rPr>
                <w:noProof/>
                <w:webHidden/>
              </w:rPr>
              <w:t>9</w:t>
            </w:r>
            <w:r>
              <w:rPr>
                <w:noProof/>
                <w:webHidden/>
              </w:rPr>
              <w:fldChar w:fldCharType="end"/>
            </w:r>
          </w:hyperlink>
        </w:p>
        <w:p w14:paraId="2F98F4B1" w14:textId="256F5D1F" w:rsidR="000E3BE4" w:rsidRDefault="000E3BE4">
          <w:pPr>
            <w:pStyle w:val="31"/>
            <w:tabs>
              <w:tab w:val="right" w:leader="dot" w:pos="8494"/>
            </w:tabs>
            <w:rPr>
              <w:rFonts w:eastAsiaTheme="minorEastAsia"/>
              <w:i w:val="0"/>
              <w:iCs w:val="0"/>
              <w:noProof/>
              <w:sz w:val="21"/>
              <w:szCs w:val="24"/>
            </w:rPr>
          </w:pPr>
          <w:hyperlink w:anchor="_Toc219798731" w:history="1">
            <w:r w:rsidRPr="003C166B">
              <w:rPr>
                <w:rStyle w:val="af1"/>
                <w:noProof/>
              </w:rPr>
              <w:t>2.2.2　本研究における実験構成</w:t>
            </w:r>
            <w:r>
              <w:rPr>
                <w:noProof/>
                <w:webHidden/>
              </w:rPr>
              <w:tab/>
            </w:r>
            <w:r>
              <w:rPr>
                <w:noProof/>
                <w:webHidden/>
              </w:rPr>
              <w:fldChar w:fldCharType="begin"/>
            </w:r>
            <w:r>
              <w:rPr>
                <w:noProof/>
                <w:webHidden/>
              </w:rPr>
              <w:instrText xml:space="preserve"> PAGEREF _Toc219798731 \h </w:instrText>
            </w:r>
            <w:r>
              <w:rPr>
                <w:noProof/>
                <w:webHidden/>
              </w:rPr>
            </w:r>
            <w:r>
              <w:rPr>
                <w:noProof/>
                <w:webHidden/>
              </w:rPr>
              <w:fldChar w:fldCharType="separate"/>
            </w:r>
            <w:r w:rsidR="00273F4F">
              <w:rPr>
                <w:noProof/>
                <w:webHidden/>
              </w:rPr>
              <w:t>10</w:t>
            </w:r>
            <w:r>
              <w:rPr>
                <w:noProof/>
                <w:webHidden/>
              </w:rPr>
              <w:fldChar w:fldCharType="end"/>
            </w:r>
          </w:hyperlink>
        </w:p>
        <w:p w14:paraId="19EFFD66" w14:textId="05D267FB" w:rsidR="000E3BE4" w:rsidRDefault="000E3BE4">
          <w:pPr>
            <w:pStyle w:val="25"/>
            <w:tabs>
              <w:tab w:val="right" w:leader="dot" w:pos="8494"/>
            </w:tabs>
            <w:rPr>
              <w:rFonts w:eastAsiaTheme="minorEastAsia"/>
              <w:smallCaps w:val="0"/>
              <w:noProof/>
              <w:sz w:val="21"/>
              <w:szCs w:val="24"/>
            </w:rPr>
          </w:pPr>
          <w:hyperlink w:anchor="_Toc219798732" w:history="1">
            <w:r w:rsidRPr="003C166B">
              <w:rPr>
                <w:rStyle w:val="af1"/>
                <w:noProof/>
              </w:rPr>
              <w:t>2.3　水中ドローンのハードウェア構成</w:t>
            </w:r>
            <w:r>
              <w:rPr>
                <w:noProof/>
                <w:webHidden/>
              </w:rPr>
              <w:tab/>
            </w:r>
            <w:r>
              <w:rPr>
                <w:noProof/>
                <w:webHidden/>
              </w:rPr>
              <w:fldChar w:fldCharType="begin"/>
            </w:r>
            <w:r>
              <w:rPr>
                <w:noProof/>
                <w:webHidden/>
              </w:rPr>
              <w:instrText xml:space="preserve"> PAGEREF _Toc219798732 \h </w:instrText>
            </w:r>
            <w:r>
              <w:rPr>
                <w:noProof/>
                <w:webHidden/>
              </w:rPr>
            </w:r>
            <w:r>
              <w:rPr>
                <w:noProof/>
                <w:webHidden/>
              </w:rPr>
              <w:fldChar w:fldCharType="separate"/>
            </w:r>
            <w:r w:rsidR="00273F4F">
              <w:rPr>
                <w:noProof/>
                <w:webHidden/>
              </w:rPr>
              <w:t>10</w:t>
            </w:r>
            <w:r>
              <w:rPr>
                <w:noProof/>
                <w:webHidden/>
              </w:rPr>
              <w:fldChar w:fldCharType="end"/>
            </w:r>
          </w:hyperlink>
        </w:p>
        <w:p w14:paraId="26D901E5" w14:textId="3423C43C" w:rsidR="000E3BE4" w:rsidRDefault="000E3BE4">
          <w:pPr>
            <w:pStyle w:val="25"/>
            <w:tabs>
              <w:tab w:val="right" w:leader="dot" w:pos="8494"/>
            </w:tabs>
            <w:rPr>
              <w:rFonts w:eastAsiaTheme="minorEastAsia"/>
              <w:smallCaps w:val="0"/>
              <w:noProof/>
              <w:sz w:val="21"/>
              <w:szCs w:val="24"/>
            </w:rPr>
          </w:pPr>
          <w:hyperlink w:anchor="_Toc219798733" w:history="1">
            <w:r w:rsidRPr="003C166B">
              <w:rPr>
                <w:rStyle w:val="af1"/>
                <w:noProof/>
              </w:rPr>
              <w:t>2.4　電磁センサの設計・製作</w:t>
            </w:r>
            <w:r>
              <w:rPr>
                <w:noProof/>
                <w:webHidden/>
              </w:rPr>
              <w:tab/>
            </w:r>
            <w:r>
              <w:rPr>
                <w:noProof/>
                <w:webHidden/>
              </w:rPr>
              <w:fldChar w:fldCharType="begin"/>
            </w:r>
            <w:r>
              <w:rPr>
                <w:noProof/>
                <w:webHidden/>
              </w:rPr>
              <w:instrText xml:space="preserve"> PAGEREF _Toc219798733 \h </w:instrText>
            </w:r>
            <w:r>
              <w:rPr>
                <w:noProof/>
                <w:webHidden/>
              </w:rPr>
            </w:r>
            <w:r>
              <w:rPr>
                <w:noProof/>
                <w:webHidden/>
              </w:rPr>
              <w:fldChar w:fldCharType="separate"/>
            </w:r>
            <w:r w:rsidR="00273F4F">
              <w:rPr>
                <w:noProof/>
                <w:webHidden/>
              </w:rPr>
              <w:t>11</w:t>
            </w:r>
            <w:r>
              <w:rPr>
                <w:noProof/>
                <w:webHidden/>
              </w:rPr>
              <w:fldChar w:fldCharType="end"/>
            </w:r>
          </w:hyperlink>
        </w:p>
        <w:p w14:paraId="6E2A6320" w14:textId="406EA46D" w:rsidR="000E3BE4" w:rsidRDefault="000E3BE4">
          <w:pPr>
            <w:pStyle w:val="11"/>
            <w:tabs>
              <w:tab w:val="right" w:leader="dot" w:pos="8494"/>
            </w:tabs>
            <w:rPr>
              <w:rFonts w:eastAsiaTheme="minorEastAsia"/>
              <w:b w:val="0"/>
              <w:bCs w:val="0"/>
              <w:caps w:val="0"/>
              <w:noProof/>
              <w:sz w:val="21"/>
              <w:szCs w:val="24"/>
            </w:rPr>
          </w:pPr>
          <w:hyperlink w:anchor="_Toc219798734" w:history="1">
            <w:r w:rsidRPr="003C166B">
              <w:rPr>
                <w:rStyle w:val="af1"/>
                <w:noProof/>
              </w:rPr>
              <w:t>第３章　評価実験および考察</w:t>
            </w:r>
            <w:r>
              <w:rPr>
                <w:noProof/>
                <w:webHidden/>
              </w:rPr>
              <w:tab/>
            </w:r>
            <w:r>
              <w:rPr>
                <w:noProof/>
                <w:webHidden/>
              </w:rPr>
              <w:fldChar w:fldCharType="begin"/>
            </w:r>
            <w:r>
              <w:rPr>
                <w:noProof/>
                <w:webHidden/>
              </w:rPr>
              <w:instrText xml:space="preserve"> PAGEREF _Toc219798734 \h </w:instrText>
            </w:r>
            <w:r>
              <w:rPr>
                <w:noProof/>
                <w:webHidden/>
              </w:rPr>
            </w:r>
            <w:r>
              <w:rPr>
                <w:noProof/>
                <w:webHidden/>
              </w:rPr>
              <w:fldChar w:fldCharType="separate"/>
            </w:r>
            <w:r w:rsidR="00273F4F">
              <w:rPr>
                <w:noProof/>
                <w:webHidden/>
              </w:rPr>
              <w:t>14</w:t>
            </w:r>
            <w:r>
              <w:rPr>
                <w:noProof/>
                <w:webHidden/>
              </w:rPr>
              <w:fldChar w:fldCharType="end"/>
            </w:r>
          </w:hyperlink>
        </w:p>
        <w:p w14:paraId="6B29BC45" w14:textId="6BA4715B" w:rsidR="000E3BE4" w:rsidRDefault="000E3BE4">
          <w:pPr>
            <w:pStyle w:val="25"/>
            <w:tabs>
              <w:tab w:val="right" w:leader="dot" w:pos="8494"/>
            </w:tabs>
            <w:rPr>
              <w:rFonts w:eastAsiaTheme="minorEastAsia"/>
              <w:smallCaps w:val="0"/>
              <w:noProof/>
              <w:sz w:val="21"/>
              <w:szCs w:val="24"/>
            </w:rPr>
          </w:pPr>
          <w:hyperlink w:anchor="_Toc219798735" w:history="1">
            <w:r w:rsidRPr="003C166B">
              <w:rPr>
                <w:rStyle w:val="af1"/>
                <w:noProof/>
              </w:rPr>
              <w:t>3.1　実験概要</w:t>
            </w:r>
            <w:r>
              <w:rPr>
                <w:noProof/>
                <w:webHidden/>
              </w:rPr>
              <w:tab/>
            </w:r>
            <w:r>
              <w:rPr>
                <w:noProof/>
                <w:webHidden/>
              </w:rPr>
              <w:fldChar w:fldCharType="begin"/>
            </w:r>
            <w:r>
              <w:rPr>
                <w:noProof/>
                <w:webHidden/>
              </w:rPr>
              <w:instrText xml:space="preserve"> PAGEREF _Toc219798735 \h </w:instrText>
            </w:r>
            <w:r>
              <w:rPr>
                <w:noProof/>
                <w:webHidden/>
              </w:rPr>
            </w:r>
            <w:r>
              <w:rPr>
                <w:noProof/>
                <w:webHidden/>
              </w:rPr>
              <w:fldChar w:fldCharType="separate"/>
            </w:r>
            <w:r w:rsidR="00273F4F">
              <w:rPr>
                <w:noProof/>
                <w:webHidden/>
              </w:rPr>
              <w:t>14</w:t>
            </w:r>
            <w:r>
              <w:rPr>
                <w:noProof/>
                <w:webHidden/>
              </w:rPr>
              <w:fldChar w:fldCharType="end"/>
            </w:r>
          </w:hyperlink>
        </w:p>
        <w:p w14:paraId="3B288C0B" w14:textId="226E8CDD" w:rsidR="000E3BE4" w:rsidRDefault="000E3BE4">
          <w:pPr>
            <w:pStyle w:val="31"/>
            <w:tabs>
              <w:tab w:val="right" w:leader="dot" w:pos="8494"/>
            </w:tabs>
            <w:rPr>
              <w:rFonts w:eastAsiaTheme="minorEastAsia"/>
              <w:i w:val="0"/>
              <w:iCs w:val="0"/>
              <w:noProof/>
              <w:sz w:val="21"/>
              <w:szCs w:val="24"/>
            </w:rPr>
          </w:pPr>
          <w:hyperlink w:anchor="_Toc219798736" w:history="1">
            <w:r w:rsidRPr="003C166B">
              <w:rPr>
                <w:rStyle w:val="af1"/>
                <w:noProof/>
              </w:rPr>
              <w:t>3.1.1　基礎特性の検証</w:t>
            </w:r>
            <w:r>
              <w:rPr>
                <w:noProof/>
                <w:webHidden/>
              </w:rPr>
              <w:tab/>
            </w:r>
            <w:r>
              <w:rPr>
                <w:noProof/>
                <w:webHidden/>
              </w:rPr>
              <w:fldChar w:fldCharType="begin"/>
            </w:r>
            <w:r>
              <w:rPr>
                <w:noProof/>
                <w:webHidden/>
              </w:rPr>
              <w:instrText xml:space="preserve"> PAGEREF _Toc219798736 \h </w:instrText>
            </w:r>
            <w:r>
              <w:rPr>
                <w:noProof/>
                <w:webHidden/>
              </w:rPr>
            </w:r>
            <w:r>
              <w:rPr>
                <w:noProof/>
                <w:webHidden/>
              </w:rPr>
              <w:fldChar w:fldCharType="separate"/>
            </w:r>
            <w:r w:rsidR="00273F4F">
              <w:rPr>
                <w:noProof/>
                <w:webHidden/>
              </w:rPr>
              <w:t>14</w:t>
            </w:r>
            <w:r>
              <w:rPr>
                <w:noProof/>
                <w:webHidden/>
              </w:rPr>
              <w:fldChar w:fldCharType="end"/>
            </w:r>
          </w:hyperlink>
        </w:p>
        <w:p w14:paraId="1D9147E8" w14:textId="66AB8D95" w:rsidR="000E3BE4" w:rsidRDefault="000E3BE4">
          <w:pPr>
            <w:pStyle w:val="31"/>
            <w:tabs>
              <w:tab w:val="right" w:leader="dot" w:pos="8494"/>
            </w:tabs>
            <w:rPr>
              <w:rFonts w:eastAsiaTheme="minorEastAsia"/>
              <w:i w:val="0"/>
              <w:iCs w:val="0"/>
              <w:noProof/>
              <w:sz w:val="21"/>
              <w:szCs w:val="24"/>
            </w:rPr>
          </w:pPr>
          <w:hyperlink w:anchor="_Toc219798737" w:history="1">
            <w:r w:rsidRPr="003C166B">
              <w:rPr>
                <w:rStyle w:val="af1"/>
                <w:noProof/>
              </w:rPr>
              <w:t>3.1.2　システム動作検証</w:t>
            </w:r>
            <w:r>
              <w:rPr>
                <w:noProof/>
                <w:webHidden/>
              </w:rPr>
              <w:tab/>
            </w:r>
            <w:r>
              <w:rPr>
                <w:noProof/>
                <w:webHidden/>
              </w:rPr>
              <w:fldChar w:fldCharType="begin"/>
            </w:r>
            <w:r>
              <w:rPr>
                <w:noProof/>
                <w:webHidden/>
              </w:rPr>
              <w:instrText xml:space="preserve"> PAGEREF _Toc219798737 \h </w:instrText>
            </w:r>
            <w:r>
              <w:rPr>
                <w:noProof/>
                <w:webHidden/>
              </w:rPr>
            </w:r>
            <w:r>
              <w:rPr>
                <w:noProof/>
                <w:webHidden/>
              </w:rPr>
              <w:fldChar w:fldCharType="separate"/>
            </w:r>
            <w:r w:rsidR="00273F4F">
              <w:rPr>
                <w:noProof/>
                <w:webHidden/>
              </w:rPr>
              <w:t>14</w:t>
            </w:r>
            <w:r>
              <w:rPr>
                <w:noProof/>
                <w:webHidden/>
              </w:rPr>
              <w:fldChar w:fldCharType="end"/>
            </w:r>
          </w:hyperlink>
        </w:p>
        <w:p w14:paraId="698054D0" w14:textId="278E9CF7" w:rsidR="000E3BE4" w:rsidRDefault="000E3BE4">
          <w:pPr>
            <w:pStyle w:val="25"/>
            <w:tabs>
              <w:tab w:val="right" w:leader="dot" w:pos="8494"/>
            </w:tabs>
            <w:rPr>
              <w:rFonts w:eastAsiaTheme="minorEastAsia"/>
              <w:smallCaps w:val="0"/>
              <w:noProof/>
              <w:sz w:val="21"/>
              <w:szCs w:val="24"/>
            </w:rPr>
          </w:pPr>
          <w:hyperlink w:anchor="_Toc219798738" w:history="1">
            <w:r w:rsidRPr="003C166B">
              <w:rPr>
                <w:rStyle w:val="af1"/>
                <w:noProof/>
              </w:rPr>
              <w:t>3.2　水槽を用いた基礎特性の検証</w:t>
            </w:r>
            <w:r>
              <w:rPr>
                <w:noProof/>
                <w:webHidden/>
              </w:rPr>
              <w:tab/>
            </w:r>
            <w:r>
              <w:rPr>
                <w:noProof/>
                <w:webHidden/>
              </w:rPr>
              <w:fldChar w:fldCharType="begin"/>
            </w:r>
            <w:r>
              <w:rPr>
                <w:noProof/>
                <w:webHidden/>
              </w:rPr>
              <w:instrText xml:space="preserve"> PAGEREF _Toc219798738 \h </w:instrText>
            </w:r>
            <w:r>
              <w:rPr>
                <w:noProof/>
                <w:webHidden/>
              </w:rPr>
            </w:r>
            <w:r>
              <w:rPr>
                <w:noProof/>
                <w:webHidden/>
              </w:rPr>
              <w:fldChar w:fldCharType="separate"/>
            </w:r>
            <w:r w:rsidR="00273F4F">
              <w:rPr>
                <w:noProof/>
                <w:webHidden/>
              </w:rPr>
              <w:t>14</w:t>
            </w:r>
            <w:r>
              <w:rPr>
                <w:noProof/>
                <w:webHidden/>
              </w:rPr>
              <w:fldChar w:fldCharType="end"/>
            </w:r>
          </w:hyperlink>
        </w:p>
        <w:p w14:paraId="7B429EFA" w14:textId="1B7B0285" w:rsidR="000E3BE4" w:rsidRDefault="000E3BE4">
          <w:pPr>
            <w:pStyle w:val="31"/>
            <w:tabs>
              <w:tab w:val="right" w:leader="dot" w:pos="8494"/>
            </w:tabs>
            <w:rPr>
              <w:rFonts w:eastAsiaTheme="minorEastAsia"/>
              <w:i w:val="0"/>
              <w:iCs w:val="0"/>
              <w:noProof/>
              <w:sz w:val="21"/>
              <w:szCs w:val="24"/>
            </w:rPr>
          </w:pPr>
          <w:hyperlink w:anchor="_Toc219798739" w:history="1">
            <w:r w:rsidRPr="003C166B">
              <w:rPr>
                <w:rStyle w:val="af1"/>
                <w:noProof/>
              </w:rPr>
              <w:t>3.2.1　実験方法</w:t>
            </w:r>
            <w:r>
              <w:rPr>
                <w:noProof/>
                <w:webHidden/>
              </w:rPr>
              <w:tab/>
            </w:r>
            <w:r>
              <w:rPr>
                <w:noProof/>
                <w:webHidden/>
              </w:rPr>
              <w:fldChar w:fldCharType="begin"/>
            </w:r>
            <w:r>
              <w:rPr>
                <w:noProof/>
                <w:webHidden/>
              </w:rPr>
              <w:instrText xml:space="preserve"> PAGEREF _Toc219798739 \h </w:instrText>
            </w:r>
            <w:r>
              <w:rPr>
                <w:noProof/>
                <w:webHidden/>
              </w:rPr>
            </w:r>
            <w:r>
              <w:rPr>
                <w:noProof/>
                <w:webHidden/>
              </w:rPr>
              <w:fldChar w:fldCharType="separate"/>
            </w:r>
            <w:r w:rsidR="00273F4F">
              <w:rPr>
                <w:noProof/>
                <w:webHidden/>
              </w:rPr>
              <w:t>14</w:t>
            </w:r>
            <w:r>
              <w:rPr>
                <w:noProof/>
                <w:webHidden/>
              </w:rPr>
              <w:fldChar w:fldCharType="end"/>
            </w:r>
          </w:hyperlink>
        </w:p>
        <w:p w14:paraId="45D9E0D8" w14:textId="331C4856" w:rsidR="000E3BE4" w:rsidRDefault="000E3BE4">
          <w:pPr>
            <w:pStyle w:val="31"/>
            <w:tabs>
              <w:tab w:val="right" w:leader="dot" w:pos="8494"/>
            </w:tabs>
            <w:rPr>
              <w:rFonts w:eastAsiaTheme="minorEastAsia"/>
              <w:i w:val="0"/>
              <w:iCs w:val="0"/>
              <w:noProof/>
              <w:sz w:val="21"/>
              <w:szCs w:val="24"/>
            </w:rPr>
          </w:pPr>
          <w:hyperlink w:anchor="_Toc219798740" w:history="1">
            <w:r w:rsidRPr="003C166B">
              <w:rPr>
                <w:rStyle w:val="af1"/>
                <w:noProof/>
              </w:rPr>
              <w:t>3.2.2　淡水での実験結果</w:t>
            </w:r>
            <w:r>
              <w:rPr>
                <w:noProof/>
                <w:webHidden/>
              </w:rPr>
              <w:tab/>
            </w:r>
            <w:r>
              <w:rPr>
                <w:noProof/>
                <w:webHidden/>
              </w:rPr>
              <w:fldChar w:fldCharType="begin"/>
            </w:r>
            <w:r>
              <w:rPr>
                <w:noProof/>
                <w:webHidden/>
              </w:rPr>
              <w:instrText xml:space="preserve"> PAGEREF _Toc219798740 \h </w:instrText>
            </w:r>
            <w:r>
              <w:rPr>
                <w:noProof/>
                <w:webHidden/>
              </w:rPr>
            </w:r>
            <w:r>
              <w:rPr>
                <w:noProof/>
                <w:webHidden/>
              </w:rPr>
              <w:fldChar w:fldCharType="separate"/>
            </w:r>
            <w:r w:rsidR="00273F4F">
              <w:rPr>
                <w:noProof/>
                <w:webHidden/>
              </w:rPr>
              <w:t>15</w:t>
            </w:r>
            <w:r>
              <w:rPr>
                <w:noProof/>
                <w:webHidden/>
              </w:rPr>
              <w:fldChar w:fldCharType="end"/>
            </w:r>
          </w:hyperlink>
        </w:p>
        <w:p w14:paraId="52939A41" w14:textId="7FEE0722" w:rsidR="000E3BE4" w:rsidRDefault="000E3BE4">
          <w:pPr>
            <w:pStyle w:val="31"/>
            <w:tabs>
              <w:tab w:val="right" w:leader="dot" w:pos="8494"/>
            </w:tabs>
            <w:rPr>
              <w:rFonts w:eastAsiaTheme="minorEastAsia"/>
              <w:i w:val="0"/>
              <w:iCs w:val="0"/>
              <w:noProof/>
              <w:sz w:val="21"/>
              <w:szCs w:val="24"/>
            </w:rPr>
          </w:pPr>
          <w:hyperlink w:anchor="_Toc219798741" w:history="1">
            <w:r w:rsidRPr="003C166B">
              <w:rPr>
                <w:rStyle w:val="af1"/>
                <w:noProof/>
              </w:rPr>
              <w:t>3.2.3　人工海水での実験結果</w:t>
            </w:r>
            <w:r>
              <w:rPr>
                <w:noProof/>
                <w:webHidden/>
              </w:rPr>
              <w:tab/>
            </w:r>
            <w:r>
              <w:rPr>
                <w:noProof/>
                <w:webHidden/>
              </w:rPr>
              <w:fldChar w:fldCharType="begin"/>
            </w:r>
            <w:r>
              <w:rPr>
                <w:noProof/>
                <w:webHidden/>
              </w:rPr>
              <w:instrText xml:space="preserve"> PAGEREF _Toc219798741 \h </w:instrText>
            </w:r>
            <w:r>
              <w:rPr>
                <w:noProof/>
                <w:webHidden/>
              </w:rPr>
            </w:r>
            <w:r>
              <w:rPr>
                <w:noProof/>
                <w:webHidden/>
              </w:rPr>
              <w:fldChar w:fldCharType="separate"/>
            </w:r>
            <w:r w:rsidR="00273F4F">
              <w:rPr>
                <w:noProof/>
                <w:webHidden/>
              </w:rPr>
              <w:t>22</w:t>
            </w:r>
            <w:r>
              <w:rPr>
                <w:noProof/>
                <w:webHidden/>
              </w:rPr>
              <w:fldChar w:fldCharType="end"/>
            </w:r>
          </w:hyperlink>
        </w:p>
        <w:p w14:paraId="03919D03" w14:textId="0672EED7" w:rsidR="000E3BE4" w:rsidRDefault="000E3BE4">
          <w:pPr>
            <w:pStyle w:val="31"/>
            <w:tabs>
              <w:tab w:val="right" w:leader="dot" w:pos="8494"/>
            </w:tabs>
            <w:rPr>
              <w:rFonts w:eastAsiaTheme="minorEastAsia"/>
              <w:i w:val="0"/>
              <w:iCs w:val="0"/>
              <w:noProof/>
              <w:sz w:val="21"/>
              <w:szCs w:val="24"/>
            </w:rPr>
          </w:pPr>
          <w:hyperlink w:anchor="_Toc219798742" w:history="1">
            <w:r w:rsidRPr="003C166B">
              <w:rPr>
                <w:rStyle w:val="af1"/>
                <w:noProof/>
              </w:rPr>
              <w:t>3.2.4　水槽実験の小括</w:t>
            </w:r>
            <w:r>
              <w:rPr>
                <w:noProof/>
                <w:webHidden/>
              </w:rPr>
              <w:tab/>
            </w:r>
            <w:r>
              <w:rPr>
                <w:noProof/>
                <w:webHidden/>
              </w:rPr>
              <w:fldChar w:fldCharType="begin"/>
            </w:r>
            <w:r>
              <w:rPr>
                <w:noProof/>
                <w:webHidden/>
              </w:rPr>
              <w:instrText xml:space="preserve"> PAGEREF _Toc219798742 \h </w:instrText>
            </w:r>
            <w:r>
              <w:rPr>
                <w:noProof/>
                <w:webHidden/>
              </w:rPr>
            </w:r>
            <w:r>
              <w:rPr>
                <w:noProof/>
                <w:webHidden/>
              </w:rPr>
              <w:fldChar w:fldCharType="separate"/>
            </w:r>
            <w:r w:rsidR="00273F4F">
              <w:rPr>
                <w:noProof/>
                <w:webHidden/>
              </w:rPr>
              <w:t>22</w:t>
            </w:r>
            <w:r>
              <w:rPr>
                <w:noProof/>
                <w:webHidden/>
              </w:rPr>
              <w:fldChar w:fldCharType="end"/>
            </w:r>
          </w:hyperlink>
        </w:p>
        <w:p w14:paraId="04413710" w14:textId="202CCF9B" w:rsidR="000E3BE4" w:rsidRDefault="000E3BE4">
          <w:pPr>
            <w:pStyle w:val="25"/>
            <w:tabs>
              <w:tab w:val="right" w:leader="dot" w:pos="8494"/>
            </w:tabs>
            <w:rPr>
              <w:rFonts w:eastAsiaTheme="minorEastAsia"/>
              <w:smallCaps w:val="0"/>
              <w:noProof/>
              <w:sz w:val="21"/>
              <w:szCs w:val="24"/>
            </w:rPr>
          </w:pPr>
          <w:hyperlink w:anchor="_Toc219798743" w:history="1">
            <w:r w:rsidRPr="003C166B">
              <w:rPr>
                <w:rStyle w:val="af1"/>
                <w:noProof/>
              </w:rPr>
              <w:t>3.3　プールを用いたシステム動作検証</w:t>
            </w:r>
            <w:r>
              <w:rPr>
                <w:noProof/>
                <w:webHidden/>
              </w:rPr>
              <w:tab/>
            </w:r>
            <w:r>
              <w:rPr>
                <w:noProof/>
                <w:webHidden/>
              </w:rPr>
              <w:fldChar w:fldCharType="begin"/>
            </w:r>
            <w:r>
              <w:rPr>
                <w:noProof/>
                <w:webHidden/>
              </w:rPr>
              <w:instrText xml:space="preserve"> PAGEREF _Toc219798743 \h </w:instrText>
            </w:r>
            <w:r>
              <w:rPr>
                <w:noProof/>
                <w:webHidden/>
              </w:rPr>
            </w:r>
            <w:r>
              <w:rPr>
                <w:noProof/>
                <w:webHidden/>
              </w:rPr>
              <w:fldChar w:fldCharType="separate"/>
            </w:r>
            <w:r w:rsidR="00273F4F">
              <w:rPr>
                <w:noProof/>
                <w:webHidden/>
              </w:rPr>
              <w:t>23</w:t>
            </w:r>
            <w:r>
              <w:rPr>
                <w:noProof/>
                <w:webHidden/>
              </w:rPr>
              <w:fldChar w:fldCharType="end"/>
            </w:r>
          </w:hyperlink>
        </w:p>
        <w:p w14:paraId="54EA126A" w14:textId="18FC9E71" w:rsidR="000E3BE4" w:rsidRDefault="000E3BE4">
          <w:pPr>
            <w:pStyle w:val="31"/>
            <w:tabs>
              <w:tab w:val="right" w:leader="dot" w:pos="8494"/>
            </w:tabs>
            <w:rPr>
              <w:rFonts w:eastAsiaTheme="minorEastAsia"/>
              <w:i w:val="0"/>
              <w:iCs w:val="0"/>
              <w:noProof/>
              <w:sz w:val="21"/>
              <w:szCs w:val="24"/>
            </w:rPr>
          </w:pPr>
          <w:hyperlink w:anchor="_Toc219798744" w:history="1">
            <w:r w:rsidRPr="003C166B">
              <w:rPr>
                <w:rStyle w:val="af1"/>
                <w:noProof/>
              </w:rPr>
              <w:t>3.3.1　実験方法</w:t>
            </w:r>
            <w:r>
              <w:rPr>
                <w:noProof/>
                <w:webHidden/>
              </w:rPr>
              <w:tab/>
            </w:r>
            <w:r>
              <w:rPr>
                <w:noProof/>
                <w:webHidden/>
              </w:rPr>
              <w:fldChar w:fldCharType="begin"/>
            </w:r>
            <w:r>
              <w:rPr>
                <w:noProof/>
                <w:webHidden/>
              </w:rPr>
              <w:instrText xml:space="preserve"> PAGEREF _Toc219798744 \h </w:instrText>
            </w:r>
            <w:r>
              <w:rPr>
                <w:noProof/>
                <w:webHidden/>
              </w:rPr>
            </w:r>
            <w:r>
              <w:rPr>
                <w:noProof/>
                <w:webHidden/>
              </w:rPr>
              <w:fldChar w:fldCharType="separate"/>
            </w:r>
            <w:r w:rsidR="00273F4F">
              <w:rPr>
                <w:noProof/>
                <w:webHidden/>
              </w:rPr>
              <w:t>23</w:t>
            </w:r>
            <w:r>
              <w:rPr>
                <w:noProof/>
                <w:webHidden/>
              </w:rPr>
              <w:fldChar w:fldCharType="end"/>
            </w:r>
          </w:hyperlink>
        </w:p>
        <w:p w14:paraId="32D14FCA" w14:textId="5EB7D4A4" w:rsidR="000E3BE4" w:rsidRDefault="000E3BE4">
          <w:pPr>
            <w:pStyle w:val="31"/>
            <w:tabs>
              <w:tab w:val="right" w:leader="dot" w:pos="8494"/>
            </w:tabs>
            <w:rPr>
              <w:rFonts w:eastAsiaTheme="minorEastAsia"/>
              <w:i w:val="0"/>
              <w:iCs w:val="0"/>
              <w:noProof/>
              <w:sz w:val="21"/>
              <w:szCs w:val="24"/>
            </w:rPr>
          </w:pPr>
          <w:hyperlink w:anchor="_Toc219798745" w:history="1">
            <w:r w:rsidRPr="003C166B">
              <w:rPr>
                <w:rStyle w:val="af1"/>
                <w:noProof/>
              </w:rPr>
              <w:t>3.3.2　実験結果および考察</w:t>
            </w:r>
            <w:r>
              <w:rPr>
                <w:noProof/>
                <w:webHidden/>
              </w:rPr>
              <w:tab/>
            </w:r>
            <w:r>
              <w:rPr>
                <w:noProof/>
                <w:webHidden/>
              </w:rPr>
              <w:fldChar w:fldCharType="begin"/>
            </w:r>
            <w:r>
              <w:rPr>
                <w:noProof/>
                <w:webHidden/>
              </w:rPr>
              <w:instrText xml:space="preserve"> PAGEREF _Toc219798745 \h </w:instrText>
            </w:r>
            <w:r>
              <w:rPr>
                <w:noProof/>
                <w:webHidden/>
              </w:rPr>
            </w:r>
            <w:r>
              <w:rPr>
                <w:noProof/>
                <w:webHidden/>
              </w:rPr>
              <w:fldChar w:fldCharType="separate"/>
            </w:r>
            <w:r w:rsidR="00273F4F">
              <w:rPr>
                <w:noProof/>
                <w:webHidden/>
              </w:rPr>
              <w:t>24</w:t>
            </w:r>
            <w:r>
              <w:rPr>
                <w:noProof/>
                <w:webHidden/>
              </w:rPr>
              <w:fldChar w:fldCharType="end"/>
            </w:r>
          </w:hyperlink>
        </w:p>
        <w:p w14:paraId="22EEC5B6" w14:textId="49BC9086" w:rsidR="000E3BE4" w:rsidRDefault="000E3BE4">
          <w:pPr>
            <w:pStyle w:val="31"/>
            <w:tabs>
              <w:tab w:val="right" w:leader="dot" w:pos="8494"/>
            </w:tabs>
            <w:rPr>
              <w:rFonts w:eastAsiaTheme="minorEastAsia"/>
              <w:i w:val="0"/>
              <w:iCs w:val="0"/>
              <w:noProof/>
              <w:sz w:val="21"/>
              <w:szCs w:val="24"/>
            </w:rPr>
          </w:pPr>
          <w:hyperlink w:anchor="_Toc219798746" w:history="1">
            <w:r w:rsidRPr="003C166B">
              <w:rPr>
                <w:rStyle w:val="af1"/>
                <w:noProof/>
              </w:rPr>
              <w:t>3.3.3　プール実験の小括</w:t>
            </w:r>
            <w:r>
              <w:rPr>
                <w:noProof/>
                <w:webHidden/>
              </w:rPr>
              <w:tab/>
            </w:r>
            <w:r>
              <w:rPr>
                <w:noProof/>
                <w:webHidden/>
              </w:rPr>
              <w:fldChar w:fldCharType="begin"/>
            </w:r>
            <w:r>
              <w:rPr>
                <w:noProof/>
                <w:webHidden/>
              </w:rPr>
              <w:instrText xml:space="preserve"> PAGEREF _Toc219798746 \h </w:instrText>
            </w:r>
            <w:r>
              <w:rPr>
                <w:noProof/>
                <w:webHidden/>
              </w:rPr>
            </w:r>
            <w:r>
              <w:rPr>
                <w:noProof/>
                <w:webHidden/>
              </w:rPr>
              <w:fldChar w:fldCharType="separate"/>
            </w:r>
            <w:r w:rsidR="00273F4F">
              <w:rPr>
                <w:noProof/>
                <w:webHidden/>
              </w:rPr>
              <w:t>26</w:t>
            </w:r>
            <w:r>
              <w:rPr>
                <w:noProof/>
                <w:webHidden/>
              </w:rPr>
              <w:fldChar w:fldCharType="end"/>
            </w:r>
          </w:hyperlink>
        </w:p>
        <w:p w14:paraId="3D239BFA" w14:textId="6404CEC8" w:rsidR="000E3BE4" w:rsidRDefault="000E3BE4">
          <w:pPr>
            <w:pStyle w:val="11"/>
            <w:tabs>
              <w:tab w:val="right" w:leader="dot" w:pos="8494"/>
            </w:tabs>
            <w:rPr>
              <w:rFonts w:eastAsiaTheme="minorEastAsia"/>
              <w:b w:val="0"/>
              <w:bCs w:val="0"/>
              <w:caps w:val="0"/>
              <w:noProof/>
              <w:sz w:val="21"/>
              <w:szCs w:val="24"/>
            </w:rPr>
          </w:pPr>
          <w:hyperlink w:anchor="_Toc219798747" w:history="1">
            <w:r w:rsidRPr="003C166B">
              <w:rPr>
                <w:rStyle w:val="af1"/>
                <w:noProof/>
              </w:rPr>
              <w:t>第４章　結論</w:t>
            </w:r>
            <w:r>
              <w:rPr>
                <w:noProof/>
                <w:webHidden/>
              </w:rPr>
              <w:tab/>
            </w:r>
            <w:r>
              <w:rPr>
                <w:noProof/>
                <w:webHidden/>
              </w:rPr>
              <w:fldChar w:fldCharType="begin"/>
            </w:r>
            <w:r>
              <w:rPr>
                <w:noProof/>
                <w:webHidden/>
              </w:rPr>
              <w:instrText xml:space="preserve"> PAGEREF _Toc219798747 \h </w:instrText>
            </w:r>
            <w:r>
              <w:rPr>
                <w:noProof/>
                <w:webHidden/>
              </w:rPr>
            </w:r>
            <w:r>
              <w:rPr>
                <w:noProof/>
                <w:webHidden/>
              </w:rPr>
              <w:fldChar w:fldCharType="separate"/>
            </w:r>
            <w:r w:rsidR="00273F4F">
              <w:rPr>
                <w:noProof/>
                <w:webHidden/>
              </w:rPr>
              <w:t>27</w:t>
            </w:r>
            <w:r>
              <w:rPr>
                <w:noProof/>
                <w:webHidden/>
              </w:rPr>
              <w:fldChar w:fldCharType="end"/>
            </w:r>
          </w:hyperlink>
        </w:p>
        <w:p w14:paraId="1A239CE4" w14:textId="1C650E6A" w:rsidR="000E3BE4" w:rsidRDefault="000E3BE4">
          <w:pPr>
            <w:pStyle w:val="25"/>
            <w:tabs>
              <w:tab w:val="right" w:leader="dot" w:pos="8494"/>
            </w:tabs>
            <w:rPr>
              <w:rFonts w:eastAsiaTheme="minorEastAsia"/>
              <w:smallCaps w:val="0"/>
              <w:noProof/>
              <w:sz w:val="21"/>
              <w:szCs w:val="24"/>
            </w:rPr>
          </w:pPr>
          <w:hyperlink w:anchor="_Toc219798748" w:history="1">
            <w:r w:rsidRPr="003C166B">
              <w:rPr>
                <w:rStyle w:val="af1"/>
                <w:noProof/>
              </w:rPr>
              <w:t>4.1　本研究のまとめ</w:t>
            </w:r>
            <w:r>
              <w:rPr>
                <w:noProof/>
                <w:webHidden/>
              </w:rPr>
              <w:tab/>
            </w:r>
            <w:r>
              <w:rPr>
                <w:noProof/>
                <w:webHidden/>
              </w:rPr>
              <w:fldChar w:fldCharType="begin"/>
            </w:r>
            <w:r>
              <w:rPr>
                <w:noProof/>
                <w:webHidden/>
              </w:rPr>
              <w:instrText xml:space="preserve"> PAGEREF _Toc219798748 \h </w:instrText>
            </w:r>
            <w:r>
              <w:rPr>
                <w:noProof/>
                <w:webHidden/>
              </w:rPr>
            </w:r>
            <w:r>
              <w:rPr>
                <w:noProof/>
                <w:webHidden/>
              </w:rPr>
              <w:fldChar w:fldCharType="separate"/>
            </w:r>
            <w:r w:rsidR="00273F4F">
              <w:rPr>
                <w:noProof/>
                <w:webHidden/>
              </w:rPr>
              <w:t>27</w:t>
            </w:r>
            <w:r>
              <w:rPr>
                <w:noProof/>
                <w:webHidden/>
              </w:rPr>
              <w:fldChar w:fldCharType="end"/>
            </w:r>
          </w:hyperlink>
        </w:p>
        <w:p w14:paraId="63468CD9" w14:textId="0AA8BC80" w:rsidR="000E3BE4" w:rsidRDefault="000E3BE4">
          <w:pPr>
            <w:pStyle w:val="25"/>
            <w:tabs>
              <w:tab w:val="right" w:leader="dot" w:pos="8494"/>
            </w:tabs>
            <w:rPr>
              <w:rFonts w:eastAsiaTheme="minorEastAsia"/>
              <w:smallCaps w:val="0"/>
              <w:noProof/>
              <w:sz w:val="21"/>
              <w:szCs w:val="24"/>
            </w:rPr>
          </w:pPr>
          <w:hyperlink w:anchor="_Toc219798749" w:history="1">
            <w:r w:rsidRPr="003C166B">
              <w:rPr>
                <w:rStyle w:val="af1"/>
                <w:noProof/>
              </w:rPr>
              <w:t>4.2　今後の課題と展望</w:t>
            </w:r>
            <w:r>
              <w:rPr>
                <w:noProof/>
                <w:webHidden/>
              </w:rPr>
              <w:tab/>
            </w:r>
            <w:r>
              <w:rPr>
                <w:noProof/>
                <w:webHidden/>
              </w:rPr>
              <w:fldChar w:fldCharType="begin"/>
            </w:r>
            <w:r>
              <w:rPr>
                <w:noProof/>
                <w:webHidden/>
              </w:rPr>
              <w:instrText xml:space="preserve"> PAGEREF _Toc219798749 \h </w:instrText>
            </w:r>
            <w:r>
              <w:rPr>
                <w:noProof/>
                <w:webHidden/>
              </w:rPr>
            </w:r>
            <w:r>
              <w:rPr>
                <w:noProof/>
                <w:webHidden/>
              </w:rPr>
              <w:fldChar w:fldCharType="separate"/>
            </w:r>
            <w:r w:rsidR="00273F4F">
              <w:rPr>
                <w:noProof/>
                <w:webHidden/>
              </w:rPr>
              <w:t>27</w:t>
            </w:r>
            <w:r>
              <w:rPr>
                <w:noProof/>
                <w:webHidden/>
              </w:rPr>
              <w:fldChar w:fldCharType="end"/>
            </w:r>
          </w:hyperlink>
        </w:p>
        <w:p w14:paraId="24965F9D" w14:textId="65AB6A8B" w:rsidR="000E3BE4" w:rsidRDefault="000E3BE4">
          <w:pPr>
            <w:pStyle w:val="11"/>
            <w:tabs>
              <w:tab w:val="right" w:leader="dot" w:pos="8494"/>
            </w:tabs>
            <w:rPr>
              <w:rFonts w:eastAsiaTheme="minorEastAsia"/>
              <w:b w:val="0"/>
              <w:bCs w:val="0"/>
              <w:caps w:val="0"/>
              <w:noProof/>
              <w:sz w:val="21"/>
              <w:szCs w:val="24"/>
            </w:rPr>
          </w:pPr>
          <w:hyperlink w:anchor="_Toc219798750" w:history="1">
            <w:r w:rsidRPr="003C166B">
              <w:rPr>
                <w:rStyle w:val="af1"/>
                <w:noProof/>
              </w:rPr>
              <w:t>謝辞</w:t>
            </w:r>
            <w:r>
              <w:rPr>
                <w:noProof/>
                <w:webHidden/>
              </w:rPr>
              <w:tab/>
            </w:r>
            <w:r>
              <w:rPr>
                <w:noProof/>
                <w:webHidden/>
              </w:rPr>
              <w:fldChar w:fldCharType="begin"/>
            </w:r>
            <w:r>
              <w:rPr>
                <w:noProof/>
                <w:webHidden/>
              </w:rPr>
              <w:instrText xml:space="preserve"> PAGEREF _Toc219798750 \h </w:instrText>
            </w:r>
            <w:r>
              <w:rPr>
                <w:noProof/>
                <w:webHidden/>
              </w:rPr>
            </w:r>
            <w:r>
              <w:rPr>
                <w:noProof/>
                <w:webHidden/>
              </w:rPr>
              <w:fldChar w:fldCharType="separate"/>
            </w:r>
            <w:r w:rsidR="00273F4F">
              <w:rPr>
                <w:noProof/>
                <w:webHidden/>
              </w:rPr>
              <w:t>28</w:t>
            </w:r>
            <w:r>
              <w:rPr>
                <w:noProof/>
                <w:webHidden/>
              </w:rPr>
              <w:fldChar w:fldCharType="end"/>
            </w:r>
          </w:hyperlink>
        </w:p>
        <w:p w14:paraId="37DECA66" w14:textId="6FED8349" w:rsidR="000E3BE4" w:rsidRDefault="000E3BE4">
          <w:pPr>
            <w:pStyle w:val="11"/>
            <w:tabs>
              <w:tab w:val="right" w:leader="dot" w:pos="8494"/>
            </w:tabs>
            <w:rPr>
              <w:rFonts w:eastAsiaTheme="minorEastAsia"/>
              <w:b w:val="0"/>
              <w:bCs w:val="0"/>
              <w:caps w:val="0"/>
              <w:noProof/>
              <w:sz w:val="21"/>
              <w:szCs w:val="24"/>
            </w:rPr>
          </w:pPr>
          <w:hyperlink w:anchor="_Toc219798751" w:history="1">
            <w:r w:rsidRPr="003C166B">
              <w:rPr>
                <w:rStyle w:val="af1"/>
                <w:noProof/>
              </w:rPr>
              <w:t>参考文献・引用元</w:t>
            </w:r>
            <w:r>
              <w:rPr>
                <w:noProof/>
                <w:webHidden/>
              </w:rPr>
              <w:tab/>
            </w:r>
            <w:r>
              <w:rPr>
                <w:noProof/>
                <w:webHidden/>
              </w:rPr>
              <w:fldChar w:fldCharType="begin"/>
            </w:r>
            <w:r>
              <w:rPr>
                <w:noProof/>
                <w:webHidden/>
              </w:rPr>
              <w:instrText xml:space="preserve"> PAGEREF _Toc219798751 \h </w:instrText>
            </w:r>
            <w:r>
              <w:rPr>
                <w:noProof/>
                <w:webHidden/>
              </w:rPr>
            </w:r>
            <w:r>
              <w:rPr>
                <w:noProof/>
                <w:webHidden/>
              </w:rPr>
              <w:fldChar w:fldCharType="separate"/>
            </w:r>
            <w:r w:rsidR="00273F4F">
              <w:rPr>
                <w:noProof/>
                <w:webHidden/>
              </w:rPr>
              <w:t>28</w:t>
            </w:r>
            <w:r>
              <w:rPr>
                <w:noProof/>
                <w:webHidden/>
              </w:rPr>
              <w:fldChar w:fldCharType="end"/>
            </w:r>
          </w:hyperlink>
        </w:p>
        <w:p w14:paraId="376FA0CA" w14:textId="79078604"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1" w:name="_Toc219798720"/>
      <w:r>
        <w:rPr>
          <w:rFonts w:hint="eastAsia"/>
        </w:rPr>
        <w:lastRenderedPageBreak/>
        <w:t>第１章　序章</w:t>
      </w:r>
      <w:bookmarkEnd w:id="1"/>
    </w:p>
    <w:p w14:paraId="5C77DD28" w14:textId="2FC59F10" w:rsidR="00232DBB" w:rsidRDefault="004C5C1D" w:rsidP="00BB5FD2">
      <w:pPr>
        <w:pStyle w:val="2"/>
        <w:numPr>
          <w:ilvl w:val="1"/>
          <w:numId w:val="2"/>
        </w:numPr>
      </w:pPr>
      <w:bookmarkStart w:id="2" w:name="_Toc219798721"/>
      <w:r>
        <w:rPr>
          <w:rFonts w:hint="eastAsia"/>
        </w:rPr>
        <w:t>研究の背景</w:t>
      </w:r>
      <w:bookmarkEnd w:id="2"/>
    </w:p>
    <w:p w14:paraId="59F4FC29" w14:textId="561EAB59" w:rsidR="00BF1902" w:rsidRDefault="00BF1902" w:rsidP="00BF1902">
      <w:pPr>
        <w:pStyle w:val="3"/>
        <w:numPr>
          <w:ilvl w:val="2"/>
          <w:numId w:val="2"/>
        </w:numPr>
      </w:pPr>
      <w:bookmarkStart w:id="3" w:name="_Toc219798722"/>
      <w:r w:rsidRPr="00BF1902">
        <w:t>英虞湾における真珠養殖と海底ゴミの問題</w:t>
      </w:r>
      <w:bookmarkEnd w:id="3"/>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03CE41EC">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5BD5850E" w:rsidR="00F930DF" w:rsidRPr="00926ECF" w:rsidRDefault="00077E0E">
      <w:pPr>
        <w:pStyle w:val="af2"/>
        <w:rPr>
          <w:ins w:id="4" w:author="板谷 年也【鈴鹿】" w:date="2026-01-19T17:09:00Z" w16du:dateUtc="2026-01-19T08:09:00Z"/>
        </w:rPr>
      </w:pPr>
      <w:r w:rsidRPr="00C01E23">
        <w:t xml:space="preserve">図 </w:t>
      </w:r>
      <w:r w:rsidRPr="00C01E23">
        <w:fldChar w:fldCharType="begin"/>
      </w:r>
      <w:r w:rsidRPr="00C01E23">
        <w:instrText>SEQ 図 \* ARABIC</w:instrText>
      </w:r>
      <w:r w:rsidRPr="00C01E23">
        <w:fldChar w:fldCharType="separate"/>
      </w:r>
      <w:r w:rsidR="0003051B">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rsidP="0081548E"/>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5" w:name="_Toc219798723"/>
      <w:r w:rsidRPr="00BF1902">
        <w:t>既存の調査手法とその限界</w:t>
      </w:r>
      <w:bookmarkEnd w:id="5"/>
    </w:p>
    <w:p w14:paraId="1A760DC7" w14:textId="15ACC4FF" w:rsidR="00BF1902" w:rsidRDefault="00BF1902" w:rsidP="00BA789E">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r w:rsidRPr="00BF1902">
        <w:t>したがって、潜水士による目視確認や手探りの探索に頼らない、安全かつ低コストな代替手段の確立が急務となっている。</w:t>
      </w:r>
    </w:p>
    <w:p w14:paraId="1A3FA703" w14:textId="4BC12A0B" w:rsidR="00BF1902" w:rsidRDefault="00BF1902" w:rsidP="00BF1902">
      <w:pPr>
        <w:pStyle w:val="3"/>
        <w:numPr>
          <w:ilvl w:val="2"/>
          <w:numId w:val="2"/>
        </w:numPr>
      </w:pPr>
      <w:bookmarkStart w:id="6" w:name="_Toc219798724"/>
      <w:r w:rsidRPr="00BF1902">
        <w:t>水中ドローンによる解決のアプローチ</w:t>
      </w:r>
      <w:bookmarkEnd w:id="6"/>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7" w:name="_Toc219798725"/>
      <w:r>
        <w:rPr>
          <w:rFonts w:hint="eastAsia"/>
        </w:rPr>
        <w:t>研究の目的</w:t>
      </w:r>
      <w:bookmarkEnd w:id="7"/>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8" w:name="_Toc219798726"/>
      <w:r>
        <w:t>1.3</w:t>
      </w:r>
      <w:r>
        <w:rPr>
          <w:rFonts w:hint="eastAsia"/>
        </w:rPr>
        <w:t xml:space="preserve">　</w:t>
      </w:r>
      <w:r w:rsidR="002400EC">
        <w:rPr>
          <w:rFonts w:hint="eastAsia"/>
        </w:rPr>
        <w:t>論文の構成</w:t>
      </w:r>
      <w:bookmarkEnd w:id="8"/>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w:t>
      </w:r>
      <w:r w:rsidRPr="002400EC">
        <w:lastRenderedPageBreak/>
        <w:t>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9" w:name="_Toc219798727"/>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9"/>
    </w:p>
    <w:p w14:paraId="111FA6C3" w14:textId="3DF52596" w:rsidR="00216EE1" w:rsidRDefault="00AB05C9" w:rsidP="00AB05C9">
      <w:pPr>
        <w:pStyle w:val="2"/>
      </w:pPr>
      <w:bookmarkStart w:id="10" w:name="_Toc219798728"/>
      <w:r>
        <w:t>2.1</w:t>
      </w:r>
      <w:r w:rsidR="00F31582">
        <w:rPr>
          <w:rFonts w:hint="eastAsia"/>
        </w:rPr>
        <w:t xml:space="preserve">　</w:t>
      </w:r>
      <w:r w:rsidR="00EF2E65">
        <w:rPr>
          <w:rFonts w:hint="eastAsia"/>
        </w:rPr>
        <w:t>測定原理</w:t>
      </w:r>
      <w:bookmarkEnd w:id="10"/>
    </w:p>
    <w:p w14:paraId="42E2911A" w14:textId="301A6F9C" w:rsidR="00EE6305" w:rsidRDefault="00812AEA" w:rsidP="000A0B5A">
      <w:pPr>
        <w:ind w:firstLineChars="100" w:firstLine="210"/>
      </w:pPr>
      <w:commentRangeStart w:id="11"/>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2E88E42" w:rsidR="00812AEA" w:rsidRDefault="006068F2" w:rsidP="000A0B5A">
      <w:pPr>
        <w:ind w:firstLineChars="100" w:firstLine="210"/>
      </w:pPr>
      <w:r>
        <w:rPr>
          <w:rFonts w:hint="eastAsia"/>
        </w:rPr>
        <w:t>図</w:t>
      </w:r>
      <w:r w:rsidR="0081548E">
        <w:rPr>
          <w:rFonts w:ascii="Times New Roman" w:hAnsi="Times New Roman" w:cs="Times New Roman"/>
        </w:rPr>
        <w:t>2</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1"/>
      <w:r w:rsidR="00933CA6">
        <w:rPr>
          <w:rStyle w:val="af5"/>
          <w:sz w:val="21"/>
          <w:szCs w:val="24"/>
        </w:rPr>
        <w:commentReference w:id="11"/>
      </w:r>
    </w:p>
    <w:p w14:paraId="72973D48" w14:textId="77777777" w:rsidR="006068F2" w:rsidRDefault="006068F2" w:rsidP="006068F2">
      <w:pPr>
        <w:keepNext/>
        <w:ind w:firstLineChars="100" w:firstLine="210"/>
        <w:jc w:val="center"/>
      </w:pPr>
      <w:r>
        <w:rPr>
          <w:noProof/>
        </w:rPr>
        <w:lastRenderedPageBreak/>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105C9EF6" w14:textId="2964BA8D" w:rsidR="006068F2" w:rsidRDefault="006068F2">
      <w:pPr>
        <w:pStyle w:val="af2"/>
        <w:rPr>
          <w:lang w:eastAsia="ja-JP"/>
        </w:rPr>
      </w:pPr>
      <w:r>
        <w:rPr>
          <w:lang w:eastAsia="ja-JP"/>
        </w:rPr>
        <w:t xml:space="preserve">図 </w:t>
      </w:r>
      <w:r w:rsidR="00273F4F">
        <w:fldChar w:fldCharType="begin"/>
      </w:r>
      <w:r w:rsidR="00273F4F">
        <w:rPr>
          <w:lang w:eastAsia="ja-JP"/>
        </w:rPr>
        <w:instrText xml:space="preserve"> SEQ 図 \* ARABIC </w:instrText>
      </w:r>
      <w:r w:rsidR="00273F4F">
        <w:fldChar w:fldCharType="separate"/>
      </w:r>
      <w:r w:rsidR="0003051B">
        <w:rPr>
          <w:noProof/>
          <w:lang w:eastAsia="ja-JP"/>
        </w:rPr>
        <w:t>2</w:t>
      </w:r>
      <w:r w:rsidR="00273F4F">
        <w:rPr>
          <w:noProof/>
        </w:rPr>
        <w:fldChar w:fldCharType="end"/>
      </w:r>
      <w:r>
        <w:rPr>
          <w:rFonts w:hint="eastAsia"/>
          <w:lang w:eastAsia="ja-JP"/>
        </w:rPr>
        <w:t xml:space="preserve">　測定原理のイメージ図</w:t>
      </w:r>
    </w:p>
    <w:p w14:paraId="723A5628" w14:textId="77777777" w:rsidR="006068F2" w:rsidRDefault="006068F2" w:rsidP="000A0B5A">
      <w:pPr>
        <w:ind w:firstLineChars="100" w:firstLine="210"/>
      </w:pPr>
    </w:p>
    <w:p w14:paraId="3CD72E93" w14:textId="1A338628" w:rsidR="00EF2E65" w:rsidRDefault="00EF2E65" w:rsidP="00EF2E65">
      <w:pPr>
        <w:pStyle w:val="2"/>
      </w:pPr>
      <w:bookmarkStart w:id="12" w:name="_Toc219798729"/>
      <w:r>
        <w:t>2.2</w:t>
      </w:r>
      <w:r>
        <w:rPr>
          <w:rFonts w:hint="eastAsia"/>
        </w:rPr>
        <w:t xml:space="preserve">　システム全体構成</w:t>
      </w:r>
      <w:bookmarkEnd w:id="12"/>
    </w:p>
    <w:p w14:paraId="68EB8164" w14:textId="7DF37DF7" w:rsidR="00EE6305" w:rsidRDefault="001D78B2" w:rsidP="001D78B2">
      <w:pPr>
        <w:pStyle w:val="3"/>
      </w:pPr>
      <w:bookmarkStart w:id="13" w:name="_Toc219798730"/>
      <w:r>
        <w:t>2.2.1</w:t>
      </w:r>
      <w:r>
        <w:rPr>
          <w:rFonts w:hint="eastAsia"/>
        </w:rPr>
        <w:t xml:space="preserve">　提案システムの概要</w:t>
      </w:r>
      <w:bookmarkEnd w:id="13"/>
    </w:p>
    <w:p w14:paraId="641F2914" w14:textId="2962920E" w:rsidR="000A0B5A" w:rsidRDefault="001D78B2" w:rsidP="00593ECE">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r w:rsidRPr="00016E80">
        <w:t>Digilent</w:t>
      </w:r>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61931A7E" w:rsidR="001D78B2" w:rsidRDefault="0043308E" w:rsidP="000A0B5A">
      <w:pPr>
        <w:ind w:firstLineChars="150" w:firstLine="315"/>
      </w:pPr>
      <w:r>
        <w:rPr>
          <w:rFonts w:hint="eastAsia"/>
        </w:rPr>
        <w:t>図</w:t>
      </w:r>
      <w:r w:rsidR="0081548E">
        <w:rPr>
          <w:rFonts w:ascii="Times New Roman" w:hAnsi="Times New Roman" w:cs="Times New Roman"/>
        </w:rPr>
        <w:t>3</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rsidP="0081548E">
      <w:pPr>
        <w:pStyle w:val="af2"/>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19762552" w:rsidR="00CB2287" w:rsidRDefault="00B923ED">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3</w:t>
      </w:r>
      <w:r>
        <w:fldChar w:fldCharType="end"/>
      </w:r>
      <w:r>
        <w:rPr>
          <w:rFonts w:hint="eastAsia"/>
          <w:lang w:eastAsia="ja-JP"/>
        </w:rPr>
        <w:t xml:space="preserve">　</w:t>
      </w:r>
      <w:r w:rsidR="00715A4D">
        <w:rPr>
          <w:rFonts w:hint="eastAsia"/>
          <w:lang w:eastAsia="ja-JP"/>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4" w:name="_Toc219798731"/>
      <w:r>
        <w:t>2.2.2</w:t>
      </w:r>
      <w:r>
        <w:rPr>
          <w:rFonts w:hint="eastAsia"/>
        </w:rPr>
        <w:t xml:space="preserve">　本研究における実験構成</w:t>
      </w:r>
      <w:bookmarkEnd w:id="14"/>
    </w:p>
    <w:p w14:paraId="72B62096" w14:textId="34320556"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00713E8A">
        <w:rPr>
          <w:rFonts w:hint="eastAsia"/>
        </w:rPr>
        <w:t>（</w:t>
      </w:r>
      <w:r w:rsidR="0081548E">
        <w:t>Digilent</w:t>
      </w:r>
      <w:r w:rsidR="00713E8A">
        <w:rPr>
          <w:rFonts w:hint="eastAsia"/>
        </w:rPr>
        <w:t>社製）</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2D08E104" w:rsidR="00D70571" w:rsidRDefault="00D70571">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4</w:t>
      </w:r>
      <w:r>
        <w:fldChar w:fldCharType="end"/>
      </w:r>
      <w:r>
        <w:rPr>
          <w:rFonts w:hint="eastAsia"/>
          <w:lang w:eastAsia="ja-JP"/>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5" w:name="_Toc219798732"/>
      <w:r>
        <w:t>2.3</w:t>
      </w:r>
      <w:r>
        <w:rPr>
          <w:rFonts w:hint="eastAsia"/>
        </w:rPr>
        <w:t xml:space="preserve">　水中ドローンのハードウェア構成</w:t>
      </w:r>
      <w:bookmarkEnd w:id="15"/>
    </w:p>
    <w:p w14:paraId="77257F10" w14:textId="05CFF313" w:rsidR="009C48F3" w:rsidRDefault="009C48F3" w:rsidP="00BA789E">
      <w:pPr>
        <w:ind w:firstLineChars="100" w:firstLine="210"/>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また、水中での姿勢安定性を確保するため、機体上部に発泡スチロール製のフロート材を配置し、重心が浮心よりも下に来るよう重量バランスを調整した。</w:t>
      </w:r>
    </w:p>
    <w:p w14:paraId="093584C9" w14:textId="5824B607" w:rsidR="009C6509" w:rsidRPr="009C48F3" w:rsidRDefault="009C48F3" w:rsidP="00BA789E">
      <w:pPr>
        <w:ind w:firstLineChars="100" w:firstLine="210"/>
      </w:pPr>
      <w:r>
        <w:lastRenderedPageBreak/>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5200 mAh</w:t>
      </w:r>
      <w:r>
        <w:t>のリチウムポリマーバッテリーを使用し、システム全体に電力を供給している。</w:t>
      </w:r>
      <w:r>
        <w:t xml:space="preserve"> </w:t>
      </w:r>
      <w:r w:rsidR="008F7CCD" w:rsidRPr="008F7CCD">
        <w:rPr>
          <w:rFonts w:hint="eastAsia"/>
        </w:rPr>
        <w:t>ドローンの制御システム（</w:t>
      </w:r>
      <w:r w:rsidR="008F7CCD" w:rsidRPr="008F7CCD">
        <w:t>Arduino</w:t>
      </w:r>
      <w:r w:rsidR="008F7CCD" w:rsidRPr="008F7CCD">
        <w:t>およびモータドライバ）と電源バッテリーについては、機体内部にすべて格納する。</w:t>
      </w:r>
      <w:r w:rsidR="008843D7">
        <w:rPr>
          <w:rFonts w:hint="eastAsia"/>
        </w:rPr>
        <w:t>なお、本実験段階においては、電波の</w:t>
      </w:r>
      <w:r w:rsidR="00F36FB5">
        <w:rPr>
          <w:rFonts w:hint="eastAsia"/>
        </w:rPr>
        <w:t>減衰</w:t>
      </w:r>
      <w:r w:rsidR="008843D7">
        <w:rPr>
          <w:rFonts w:hint="eastAsia"/>
        </w:rPr>
        <w:t>が激しい水中環境での確実な通信を担保するため、陸上のコントローラと機体内部の</w:t>
      </w:r>
      <w:r w:rsidR="008843D7">
        <w:rPr>
          <w:rFonts w:hint="eastAsia"/>
        </w:rPr>
        <w:t>Arduino</w:t>
      </w:r>
      <w:r w:rsidR="008843D7">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drawing>
          <wp:inline distT="0" distB="0" distL="0" distR="0" wp14:anchorId="339DBA95" wp14:editId="67397C7C">
            <wp:extent cx="4923105" cy="3784600"/>
            <wp:effectExtent l="0" t="0" r="508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8420" name="図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993" t="239" r="442" b="-239"/>
                    <a:stretch>
                      <a:fillRect/>
                    </a:stretch>
                  </pic:blipFill>
                  <pic:spPr bwMode="auto">
                    <a:xfrm>
                      <a:off x="0" y="0"/>
                      <a:ext cx="4925751"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6CC74776" w14:textId="4A5B04F9" w:rsidR="009C6509" w:rsidRDefault="009C6509" w:rsidP="00BA789E">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5</w:t>
      </w:r>
      <w:r>
        <w:fldChar w:fldCharType="end"/>
      </w:r>
      <w:r>
        <w:rPr>
          <w:rFonts w:hint="eastAsia"/>
          <w:lang w:eastAsia="ja-JP"/>
        </w:rPr>
        <w:t>水中ドローン</w:t>
      </w:r>
    </w:p>
    <w:p w14:paraId="54102787" w14:textId="77777777" w:rsidR="00BA789E" w:rsidRPr="00BA789E" w:rsidRDefault="00BA789E" w:rsidP="00BA789E"/>
    <w:p w14:paraId="00AF6B6F" w14:textId="70D990A3" w:rsidR="00067563" w:rsidRPr="0036602B" w:rsidRDefault="0036602B" w:rsidP="0036602B">
      <w:pPr>
        <w:pStyle w:val="2"/>
      </w:pPr>
      <w:bookmarkStart w:id="16" w:name="_Toc219798733"/>
      <w:r>
        <w:t>2.4</w:t>
      </w:r>
      <w:r>
        <w:rPr>
          <w:rFonts w:hint="eastAsia"/>
        </w:rPr>
        <w:t xml:space="preserve">　</w:t>
      </w:r>
      <w:r w:rsidRPr="0036602B">
        <w:t>電磁センサの設計・製作</w:t>
      </w:r>
      <w:bookmarkEnd w:id="16"/>
    </w:p>
    <w:p w14:paraId="566196E2" w14:textId="77777777" w:rsidR="003E1D41" w:rsidRDefault="00EC28F8" w:rsidP="000A0B5A">
      <w:pPr>
        <w:ind w:firstLineChars="100" w:firstLine="210"/>
      </w:pPr>
      <w:r>
        <w:rPr>
          <w:rFonts w:hint="eastAsia"/>
        </w:rPr>
        <w:t>海底の金属ゴミを探査するために、ドローン搭載用に特化した電磁センサを独自に設</w:t>
      </w:r>
      <w:r>
        <w:rPr>
          <w:rFonts w:hint="eastAsia"/>
        </w:rPr>
        <w:lastRenderedPageBreak/>
        <w:t>計・製作した。</w:t>
      </w:r>
      <w:r>
        <w:t xml:space="preserve"> </w:t>
      </w:r>
      <w:r>
        <w:t>センサのコイルボビン部分は</w:t>
      </w:r>
      <w:r>
        <w:t>3D CAD</w:t>
      </w:r>
      <w:r>
        <w:t>を用いて設計し、</w:t>
      </w:r>
      <w:r>
        <w:t>3D</w:t>
      </w:r>
      <w:r>
        <w:t>プリンタによって出力した。</w:t>
      </w:r>
    </w:p>
    <w:p w14:paraId="07877D8E" w14:textId="5DB64894" w:rsidR="003E1D41" w:rsidRDefault="003E1D41" w:rsidP="000A0B5A">
      <w:pPr>
        <w:ind w:firstLineChars="100" w:firstLine="210"/>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BA789E">
        <w:rPr>
          <w:rFonts w:ascii="Times New Roman" w:hAnsi="Times New Roman" w:cs="Times New Roman"/>
        </w:rPr>
        <w:t>6</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408E9B3F">
            <wp:extent cx="3639636" cy="2753516"/>
            <wp:effectExtent l="0" t="0" r="5715" b="254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9636" cy="2753516"/>
                    </a:xfrm>
                    <a:prstGeom prst="rect">
                      <a:avLst/>
                    </a:prstGeom>
                  </pic:spPr>
                </pic:pic>
              </a:graphicData>
            </a:graphic>
          </wp:inline>
        </w:drawing>
      </w:r>
    </w:p>
    <w:p w14:paraId="2733886D" w14:textId="195C77EF" w:rsidR="00EC28F8" w:rsidRDefault="0055425F">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6</w:t>
      </w:r>
      <w:r>
        <w:fldChar w:fldCharType="end"/>
      </w:r>
      <w:r>
        <w:rPr>
          <w:rFonts w:hint="eastAsia"/>
          <w:lang w:eastAsia="ja-JP"/>
        </w:rPr>
        <w:t xml:space="preserve">　</w:t>
      </w:r>
      <w:r>
        <w:rPr>
          <w:lang w:eastAsia="ja-JP"/>
        </w:rPr>
        <w:t>3D CAD</w:t>
      </w:r>
      <w:r>
        <w:rPr>
          <w:rFonts w:hint="eastAsia"/>
          <w:lang w:eastAsia="ja-JP"/>
        </w:rPr>
        <w:t>で</w:t>
      </w:r>
      <w:r w:rsidR="007A5A74">
        <w:rPr>
          <w:rFonts w:hint="eastAsia"/>
          <w:lang w:eastAsia="ja-JP"/>
        </w:rPr>
        <w:t>製作</w:t>
      </w:r>
      <w:r>
        <w:rPr>
          <w:rFonts w:hint="eastAsia"/>
          <w:lang w:eastAsia="ja-JP"/>
        </w:rPr>
        <w:t>したボビン</w:t>
      </w:r>
    </w:p>
    <w:p w14:paraId="1340EDFE" w14:textId="77777777" w:rsidR="00077114" w:rsidRDefault="00077114" w:rsidP="003E1D41">
      <w:pPr>
        <w:ind w:firstLineChars="50" w:firstLine="105"/>
        <w:rPr>
          <w:ins w:id="17" w:author="板谷 年也【鈴鹿】" w:date="2026-01-19T17:10:00Z" w16du:dateUtc="2026-01-19T08:10:00Z"/>
        </w:rPr>
      </w:pPr>
    </w:p>
    <w:p w14:paraId="7F057DCF" w14:textId="479CE4C8" w:rsidR="00EC28F8" w:rsidRDefault="003E1D41" w:rsidP="002C2083">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rsidR="00EC28F8">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sidR="00EC28F8">
        <w:rPr>
          <w:rFonts w:hint="eastAsia"/>
        </w:rPr>
        <w:t>球状のプラスチックケースに封入する構造を採用した。</w:t>
      </w:r>
      <w:r w:rsidR="007B5771">
        <w:rPr>
          <w:rFonts w:hint="eastAsia"/>
        </w:rPr>
        <w:t>図</w:t>
      </w:r>
      <w:r w:rsidR="00BA789E" w:rsidRPr="00BA789E">
        <w:rPr>
          <w:rFonts w:ascii="Times New Roman" w:hAnsi="Times New Roman" w:cs="Times New Roman"/>
        </w:rPr>
        <w:t>7</w:t>
      </w:r>
      <w:r w:rsidR="007B5771">
        <w:rPr>
          <w:rFonts w:ascii="Apple Color Emoji" w:hAnsi="Apple Color Emoji" w:cs="Apple Color Emoji" w:hint="eastAsia"/>
        </w:rPr>
        <w:t>にその画像を示す。</w:t>
      </w:r>
      <w:r w:rsidR="00EC28F8">
        <w:rPr>
          <w:rFonts w:hint="eastAsia"/>
        </w:rPr>
        <w:t>この球体形状は、内部の回路を水から守るだけでなく、海底の障害物に引っかからずに滑らかに移動させるためのスキッドとしての役割も兼ねている。</w:t>
      </w:r>
      <w:r w:rsidR="00EC28F8">
        <w:t xml:space="preserve"> </w:t>
      </w:r>
      <w:r w:rsidR="00EC28F8">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37A6C713" w:rsidR="00EC28F8" w:rsidRDefault="007B5771">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7</w:t>
      </w:r>
      <w:r>
        <w:fldChar w:fldCharType="end"/>
      </w:r>
      <w:r w:rsidR="00840B41">
        <w:rPr>
          <w:rFonts w:hint="eastAsia"/>
          <w:lang w:eastAsia="ja-JP"/>
        </w:rPr>
        <w:t xml:space="preserve">　製作</w:t>
      </w:r>
      <w:r>
        <w:rPr>
          <w:rFonts w:hint="eastAsia"/>
          <w:lang w:eastAsia="ja-JP"/>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7F3C0CCE" w:rsidR="00016E80" w:rsidRDefault="00A261BD">
      <w:pPr>
        <w:pStyle w:val="af2"/>
      </w:pPr>
      <w:r>
        <w:t xml:space="preserve">図 </w:t>
      </w:r>
      <w:r>
        <w:fldChar w:fldCharType="begin"/>
      </w:r>
      <w:r>
        <w:instrText>SEQ 図 \* ARABIC</w:instrText>
      </w:r>
      <w:r>
        <w:fldChar w:fldCharType="separate"/>
      </w:r>
      <w:r w:rsidR="0003051B">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br w:type="page"/>
      </w:r>
    </w:p>
    <w:p w14:paraId="11EA042F" w14:textId="2922FB39" w:rsidR="00067563" w:rsidRDefault="0036602B" w:rsidP="0036602B">
      <w:pPr>
        <w:pStyle w:val="1"/>
        <w:ind w:left="0"/>
      </w:pPr>
      <w:bookmarkStart w:id="18" w:name="_Toc219798734"/>
      <w:r>
        <w:rPr>
          <w:rFonts w:hint="eastAsia"/>
        </w:rPr>
        <w:lastRenderedPageBreak/>
        <w:t>第３章　評価実験および考察</w:t>
      </w:r>
      <w:bookmarkEnd w:id="18"/>
    </w:p>
    <w:p w14:paraId="2605598B" w14:textId="51C2C883" w:rsidR="0036602B" w:rsidRDefault="00991368" w:rsidP="0036602B">
      <w:pPr>
        <w:pStyle w:val="2"/>
      </w:pPr>
      <w:bookmarkStart w:id="19" w:name="_Toc219798735"/>
      <w:r>
        <w:t>3.1</w:t>
      </w:r>
      <w:r>
        <w:rPr>
          <w:rFonts w:hint="eastAsia"/>
        </w:rPr>
        <w:t xml:space="preserve">　実験概要</w:t>
      </w:r>
      <w:bookmarkEnd w:id="19"/>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20" w:name="_Toc219798736"/>
      <w:r>
        <w:rPr>
          <w:rFonts w:hint="eastAsia"/>
        </w:rPr>
        <w:t xml:space="preserve">3.1.1　</w:t>
      </w:r>
      <w:r w:rsidRPr="005D39EE">
        <w:rPr>
          <w:rFonts w:hint="eastAsia"/>
        </w:rPr>
        <w:t>基礎特性の検証</w:t>
      </w:r>
      <w:bookmarkEnd w:id="20"/>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21" w:name="_Toc219798737"/>
      <w:r>
        <w:rPr>
          <w:rFonts w:hint="eastAsia"/>
        </w:rPr>
        <w:t xml:space="preserve">3.1.2　</w:t>
      </w:r>
      <w:r w:rsidRPr="00F508F9">
        <w:rPr>
          <w:rFonts w:hint="eastAsia"/>
        </w:rPr>
        <w:t>システム動作検証</w:t>
      </w:r>
      <w:bookmarkEnd w:id="21"/>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2" w:name="_Toc219798738"/>
      <w:r>
        <w:rPr>
          <w:rFonts w:hint="eastAsia"/>
        </w:rPr>
        <w:t xml:space="preserve">3.2　</w:t>
      </w:r>
      <w:r w:rsidRPr="00F508F9">
        <w:t>水槽を用いた基礎特性の検証</w:t>
      </w:r>
      <w:bookmarkEnd w:id="22"/>
    </w:p>
    <w:p w14:paraId="7777366F" w14:textId="5A479546" w:rsidR="00F508F9" w:rsidRDefault="00F508F9" w:rsidP="00F508F9">
      <w:pPr>
        <w:pStyle w:val="3"/>
      </w:pPr>
      <w:bookmarkStart w:id="23" w:name="_Toc219798739"/>
      <w:r>
        <w:rPr>
          <w:rFonts w:hint="eastAsia"/>
        </w:rPr>
        <w:t>3.2.1　実験方法</w:t>
      </w:r>
      <w:bookmarkEnd w:id="23"/>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r w:rsidR="004D0DC7" w:rsidRPr="004D0DC7">
        <w:t>Digilent</w:t>
      </w:r>
      <w:r w:rsidR="004D0DC7" w:rsidRPr="004D0DC7">
        <w:t>の「</w:t>
      </w:r>
      <w:r w:rsidR="004D0DC7" w:rsidRPr="004D0DC7">
        <w:t>WaveForms</w:t>
      </w:r>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2DDD574" w:rsidR="00DA1096" w:rsidRDefault="00A01516" w:rsidP="00A01516">
      <w:r>
        <w:rPr>
          <w:rFonts w:hint="eastAsia"/>
          <w:b/>
          <w:bCs/>
        </w:rPr>
        <w:t>・</w:t>
      </w:r>
      <w:r w:rsidR="00DA1096" w:rsidRPr="00A01516">
        <w:rPr>
          <w:rFonts w:hint="eastAsia"/>
          <w:b/>
          <w:bCs/>
        </w:rPr>
        <w:t>基本条件（表面配置）</w:t>
      </w:r>
      <w:r w:rsidR="00DA1096" w:rsidRPr="00DA1096">
        <w:t xml:space="preserve">: </w:t>
      </w:r>
      <w:r w:rsidR="00DA1096" w:rsidRPr="00DA1096">
        <w:t>鉄板を砂の上に露出させて配置し、センサをその直上で昇降させる。</w:t>
      </w:r>
    </w:p>
    <w:p w14:paraId="34322749" w14:textId="4143DC76" w:rsidR="00DA1096" w:rsidRDefault="00A01516" w:rsidP="00A01516">
      <w:r>
        <w:rPr>
          <w:rFonts w:hint="eastAsia"/>
          <w:b/>
          <w:bCs/>
        </w:rPr>
        <w:t>・</w:t>
      </w:r>
      <w:r w:rsidR="00DA1096" w:rsidRPr="00A01516">
        <w:rPr>
          <w:rFonts w:hint="eastAsia"/>
          <w:b/>
          <w:bCs/>
        </w:rPr>
        <w:t>埋没条件</w:t>
      </w:r>
      <w:r w:rsidR="00DA1096">
        <w:rPr>
          <w:rFonts w:hint="eastAsia"/>
        </w:rPr>
        <w:t xml:space="preserve"> </w:t>
      </w:r>
      <w:r w:rsidR="00DA1096" w:rsidRPr="00DA1096">
        <w:t xml:space="preserve">: </w:t>
      </w:r>
      <w:r w:rsidR="00DA1096" w:rsidRPr="00DA1096">
        <w:t>鉄板を砂の中に完全に埋没させ、視認できない状態で、センサを砂の表面直上で昇降させる。これは、本研究の主目的である「埋没ゴミの探知」を想定したものである。</w:t>
      </w:r>
    </w:p>
    <w:p w14:paraId="62CD0CEB" w14:textId="70718D39" w:rsidR="00DA1096" w:rsidRDefault="00167559" w:rsidP="00167559">
      <w:r>
        <w:rPr>
          <w:rFonts w:hint="eastAsia"/>
          <w:b/>
          <w:bCs/>
        </w:rPr>
        <w:t>・</w:t>
      </w:r>
      <w:r w:rsidR="00DA1096" w:rsidRPr="00167559">
        <w:rPr>
          <w:rFonts w:hint="eastAsia"/>
          <w:b/>
          <w:bCs/>
        </w:rPr>
        <w:t>オフセット条件</w:t>
      </w:r>
      <w:r w:rsidR="00DA1096">
        <w:rPr>
          <w:rFonts w:hint="eastAsia"/>
        </w:rPr>
        <w:t xml:space="preserve"> </w:t>
      </w:r>
      <w:r w:rsidR="00DA1096" w:rsidRPr="00DA1096">
        <w:t xml:space="preserve">: </w:t>
      </w:r>
      <w:r w:rsidR="00DA1096" w:rsidRPr="00DA1096">
        <w:t>鉄板を砂の上に配置するが、センサの中心軸を鉄板の中心から水平方向に数</w:t>
      </w:r>
      <w:r w:rsidR="00DA1096" w:rsidRPr="00DA1096">
        <w:t xml:space="preserve"> cm </w:t>
      </w:r>
      <w:r w:rsidR="00DA1096" w:rsidRPr="00DA1096">
        <w:t>ずらした位置で昇降させる。これにより、センサの検知範囲（横方向の感度）を確認する。</w:t>
      </w:r>
    </w:p>
    <w:p w14:paraId="4E0CE364" w14:textId="036EF7EB" w:rsidR="00DA1096" w:rsidRDefault="00167559" w:rsidP="00167559">
      <w:r>
        <w:rPr>
          <w:rFonts w:hint="eastAsia"/>
          <w:b/>
          <w:bCs/>
        </w:rPr>
        <w:t>・</w:t>
      </w:r>
      <w:r w:rsidR="00DA1096" w:rsidRPr="00167559">
        <w:rPr>
          <w:rFonts w:hint="eastAsia"/>
          <w:b/>
          <w:bCs/>
        </w:rPr>
        <w:t>対照実験（アクリル板）</w:t>
      </w:r>
      <w:r w:rsidR="00DA1096" w:rsidRPr="00DA1096">
        <w:t xml:space="preserve">: </w:t>
      </w:r>
      <w:r w:rsidR="00DA1096" w:rsidRPr="00DA1096">
        <w:t>鉄板の代わりにアクリル板を砂の上に配置し、同様に測定を行う。これにより、センサが形状ではなく「金属素材」のみに反応していることを確認する。</w:t>
      </w:r>
    </w:p>
    <w:p w14:paraId="1AFD3A3E" w14:textId="69A88515" w:rsidR="00DA1096" w:rsidRDefault="00167559" w:rsidP="00167559">
      <w:r>
        <w:rPr>
          <w:rFonts w:hint="eastAsia"/>
          <w:b/>
          <w:bCs/>
        </w:rPr>
        <w:t>・</w:t>
      </w:r>
      <w:r w:rsidR="00DA1096" w:rsidRPr="00167559">
        <w:rPr>
          <w:rFonts w:hint="eastAsia"/>
          <w:b/>
          <w:bCs/>
        </w:rPr>
        <w:t>何もなし</w:t>
      </w:r>
      <w:r w:rsidR="00DA1096">
        <w:rPr>
          <w:rFonts w:hint="eastAsia"/>
        </w:rPr>
        <w:t xml:space="preserve"> </w:t>
      </w:r>
      <w:r w:rsidR="00DA1096" w:rsidRPr="00DA1096">
        <w:t xml:space="preserve">: </w:t>
      </w:r>
      <w:r w:rsidR="00DA1096"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7D7F4A8A" w14:textId="77777777" w:rsidR="00167559" w:rsidRDefault="00F508F9" w:rsidP="00641427">
      <w:pPr>
        <w:pStyle w:val="3"/>
      </w:pPr>
      <w:bookmarkStart w:id="24" w:name="_Toc219798740"/>
      <w:r>
        <w:rPr>
          <w:rFonts w:hint="eastAsia"/>
        </w:rPr>
        <w:t xml:space="preserve">3.2.2　</w:t>
      </w:r>
      <w:r w:rsidR="00F65E54">
        <w:rPr>
          <w:rFonts w:hint="eastAsia"/>
        </w:rPr>
        <w:t>淡水</w:t>
      </w:r>
      <w:r w:rsidR="00D330EC">
        <w:rPr>
          <w:rFonts w:hint="eastAsia"/>
        </w:rPr>
        <w:t>での</w:t>
      </w:r>
      <w:r>
        <w:rPr>
          <w:rFonts w:hint="eastAsia"/>
        </w:rPr>
        <w:t>実験結果</w:t>
      </w:r>
      <w:bookmarkEnd w:id="24"/>
    </w:p>
    <w:p w14:paraId="75682134" w14:textId="758FFEC0" w:rsidR="00F508F9" w:rsidRPr="00167559" w:rsidRDefault="00167559" w:rsidP="00167559">
      <w:pPr>
        <w:rPr>
          <w:b/>
          <w:bCs/>
        </w:rPr>
      </w:pPr>
      <w:r>
        <w:rPr>
          <w:rFonts w:hint="eastAsia"/>
          <w:b/>
          <w:bCs/>
        </w:rPr>
        <w:t>・</w:t>
      </w:r>
      <w:r w:rsidR="00DA1096" w:rsidRPr="00167559">
        <w:rPr>
          <w:b/>
          <w:bCs/>
        </w:rPr>
        <w:t>基本条件</w:t>
      </w:r>
    </w:p>
    <w:p w14:paraId="72559D4F" w14:textId="3C392066" w:rsidR="00F508F9" w:rsidRDefault="00AB5AB2" w:rsidP="009D5ED2">
      <w:pPr>
        <w:ind w:firstLineChars="100" w:firstLine="210"/>
      </w:pPr>
      <w:r w:rsidRPr="00AB5AB2">
        <w:rPr>
          <w:rFonts w:hint="eastAsia"/>
        </w:rPr>
        <w:t>まず、鉄板を砂の上に露出させた基本条件における測定結果を図</w:t>
      </w:r>
      <w:r w:rsidR="00BA789E">
        <w:t>9</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commentRangeStart w:id="25"/>
      <w:r>
        <w:rPr>
          <w:noProof/>
        </w:rPr>
        <w:lastRenderedPageBreak/>
        <w:drawing>
          <wp:inline distT="0" distB="0" distL="0" distR="0" wp14:anchorId="1459B5A4" wp14:editId="751D6590">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25"/>
      <w:r w:rsidR="00541F69">
        <w:rPr>
          <w:rStyle w:val="af5"/>
          <w:sz w:val="21"/>
          <w:szCs w:val="24"/>
        </w:rPr>
        <w:commentReference w:id="25"/>
      </w:r>
    </w:p>
    <w:p w14:paraId="5584AC25" w14:textId="12E6776B" w:rsidR="00364920" w:rsidRDefault="00364920">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9</w:t>
      </w:r>
      <w:r>
        <w:fldChar w:fldCharType="end"/>
      </w:r>
      <w:r>
        <w:rPr>
          <w:rFonts w:hint="eastAsia"/>
          <w:lang w:eastAsia="ja-JP"/>
        </w:rPr>
        <w:t xml:space="preserve">　基本条件におけるセンサ</w:t>
      </w:r>
      <w:r w:rsidR="009C6066">
        <w:rPr>
          <w:rFonts w:hint="eastAsia"/>
          <w:lang w:eastAsia="ja-JP"/>
        </w:rPr>
        <w:t>電圧</w:t>
      </w:r>
    </w:p>
    <w:p w14:paraId="7B8DE6CF" w14:textId="77777777" w:rsidR="00364920" w:rsidRPr="00364920" w:rsidRDefault="00364920" w:rsidP="00364920"/>
    <w:p w14:paraId="03A2E31E" w14:textId="76C1D193" w:rsidR="00364920" w:rsidRPr="00167559" w:rsidRDefault="00167559" w:rsidP="00167559">
      <w:pPr>
        <w:rPr>
          <w:b/>
          <w:bCs/>
        </w:rPr>
      </w:pPr>
      <w:r>
        <w:rPr>
          <w:rFonts w:hint="eastAsia"/>
          <w:b/>
          <w:bCs/>
        </w:rPr>
        <w:t>・</w:t>
      </w:r>
      <w:r w:rsidR="00364920" w:rsidRPr="00167559">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4625BA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sidR="00BA789E">
        <w:t>10</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77EDB3F3">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73BE4B61" w:rsidR="00364920" w:rsidRDefault="004E53F7">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10</w:t>
      </w:r>
      <w:r>
        <w:fldChar w:fldCharType="end"/>
      </w:r>
      <w:r>
        <w:rPr>
          <w:rFonts w:hint="eastAsia"/>
          <w:lang w:eastAsia="ja-JP"/>
        </w:rPr>
        <w:t xml:space="preserve">　</w:t>
      </w:r>
      <w:r w:rsidRPr="00B309BA">
        <w:rPr>
          <w:rFonts w:hint="eastAsia"/>
          <w:lang w:eastAsia="ja-JP"/>
        </w:rPr>
        <w:t>埋没条件（深さ</w:t>
      </w:r>
      <w:r w:rsidRPr="00B309BA">
        <w:rPr>
          <w:lang w:eastAsia="ja-JP"/>
        </w:rPr>
        <w:t xml:space="preserve"> 64 mm）におけるセンサ</w:t>
      </w:r>
      <w:r w:rsidR="009C6066">
        <w:rPr>
          <w:rFonts w:hint="eastAsia"/>
          <w:lang w:eastAsia="ja-JP"/>
        </w:rPr>
        <w:t>電圧</w:t>
      </w:r>
    </w:p>
    <w:p w14:paraId="738A3CC5" w14:textId="77777777" w:rsidR="00364920" w:rsidRDefault="00364920" w:rsidP="00364920"/>
    <w:p w14:paraId="032EC8DF" w14:textId="3E9C61FF" w:rsidR="004E53F7" w:rsidRDefault="004E53F7" w:rsidP="009D5ED2">
      <w:pPr>
        <w:ind w:firstLineChars="100" w:firstLine="210"/>
      </w:pPr>
      <w:r>
        <w:rPr>
          <w:rFonts w:hint="eastAsia"/>
        </w:rPr>
        <w:t>続いて、埋没深度を浅くし、深さ</w:t>
      </w:r>
      <w:r>
        <w:t xml:space="preserve"> 30 mm </w:t>
      </w:r>
      <w:r>
        <w:t>とした際の結果を図</w:t>
      </w:r>
      <w:r w:rsidR="00BA789E">
        <w:t>11</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3BC7B814">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7B2F108D" w:rsidR="004E53F7" w:rsidRDefault="008151F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11</w:t>
      </w:r>
      <w:r>
        <w:fldChar w:fldCharType="end"/>
      </w:r>
      <w:r>
        <w:rPr>
          <w:rFonts w:hint="eastAsia"/>
          <w:lang w:eastAsia="ja-JP"/>
        </w:rPr>
        <w:t xml:space="preserve">　</w:t>
      </w:r>
      <w:r w:rsidRPr="004D64BF">
        <w:rPr>
          <w:rFonts w:hint="eastAsia"/>
          <w:lang w:eastAsia="ja-JP"/>
        </w:rPr>
        <w:t>埋没条件（深さ</w:t>
      </w:r>
      <w:r w:rsidRPr="004D64BF">
        <w:rPr>
          <w:lang w:eastAsia="ja-JP"/>
        </w:rPr>
        <w:t xml:space="preserve"> 30 mm）におけるセンサ</w:t>
      </w:r>
      <w:r w:rsidR="009C6066">
        <w:rPr>
          <w:rFonts w:hint="eastAsia"/>
          <w:lang w:eastAsia="ja-JP"/>
        </w:rPr>
        <w:t>電圧</w:t>
      </w:r>
    </w:p>
    <w:p w14:paraId="242C3488" w14:textId="77777777" w:rsidR="00C66353" w:rsidRDefault="00C66353" w:rsidP="00167559">
      <w:pPr>
        <w:rPr>
          <w:b/>
          <w:bCs/>
        </w:rPr>
      </w:pPr>
    </w:p>
    <w:p w14:paraId="5B3C6EC9" w14:textId="7FE58BAC" w:rsidR="00364920" w:rsidRPr="00167559" w:rsidRDefault="00167559" w:rsidP="00167559">
      <w:pPr>
        <w:rPr>
          <w:b/>
          <w:bCs/>
        </w:rPr>
      </w:pPr>
      <w:r>
        <w:rPr>
          <w:rFonts w:hint="eastAsia"/>
          <w:b/>
          <w:bCs/>
        </w:rPr>
        <w:t>・</w:t>
      </w:r>
      <w:r w:rsidR="00364920" w:rsidRPr="00167559">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3D4825A8"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sidR="00BA789E">
        <w:t>12</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7063B29A">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1ABD21FA" w:rsidR="00F56129" w:rsidRDefault="00EB4A4C">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12</w:t>
      </w:r>
      <w:r>
        <w:fldChar w:fldCharType="end"/>
      </w:r>
      <w:r>
        <w:rPr>
          <w:rFonts w:hint="eastAsia"/>
          <w:lang w:eastAsia="ja-JP"/>
        </w:rPr>
        <w:t xml:space="preserve">　</w:t>
      </w:r>
      <w:r w:rsidRPr="00B25B3D">
        <w:rPr>
          <w:rFonts w:hint="eastAsia"/>
          <w:lang w:eastAsia="ja-JP"/>
        </w:rPr>
        <w:t>オフセット条件（</w:t>
      </w:r>
      <w:r w:rsidRPr="00B25B3D">
        <w:rPr>
          <w:lang w:eastAsia="ja-JP"/>
        </w:rPr>
        <w:t>100 mm）におけるセンサ</w:t>
      </w:r>
      <w:r w:rsidR="00FD7B63">
        <w:rPr>
          <w:rFonts w:hint="eastAsia"/>
          <w:lang w:eastAsia="ja-JP"/>
        </w:rPr>
        <w:t>電圧</w:t>
      </w:r>
    </w:p>
    <w:p w14:paraId="7A6C0985" w14:textId="77777777" w:rsidR="00EB4A4C" w:rsidRDefault="00EB4A4C" w:rsidP="00F56129"/>
    <w:p w14:paraId="2F3EBC0C" w14:textId="0AD71AD5" w:rsidR="00332624" w:rsidRDefault="00332624" w:rsidP="007249CF">
      <w:pPr>
        <w:ind w:firstLineChars="100" w:firstLine="210"/>
      </w:pPr>
      <w:r>
        <w:t>次に、ずれ幅を半分の</w:t>
      </w:r>
      <w:r>
        <w:t xml:space="preserve"> 50 mm </w:t>
      </w:r>
      <w:r>
        <w:t>とした際の結果を図</w:t>
      </w:r>
      <w:r w:rsidR="00BA789E">
        <w:t>13</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0E1901B8">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1657D8CE" w:rsidR="00364920" w:rsidRDefault="0033262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13</w:t>
      </w:r>
      <w:r>
        <w:fldChar w:fldCharType="end"/>
      </w:r>
      <w:r>
        <w:rPr>
          <w:rFonts w:hint="eastAsia"/>
          <w:lang w:eastAsia="ja-JP"/>
        </w:rPr>
        <w:t xml:space="preserve">　</w:t>
      </w:r>
      <w:r w:rsidRPr="00046649">
        <w:rPr>
          <w:rFonts w:hint="eastAsia"/>
          <w:lang w:eastAsia="ja-JP"/>
        </w:rPr>
        <w:t>オフセット条件（</w:t>
      </w:r>
      <w:r w:rsidRPr="00046649">
        <w:rPr>
          <w:lang w:eastAsia="ja-JP"/>
        </w:rPr>
        <w:t>50 mm）におけるセンサ</w:t>
      </w:r>
      <w:r w:rsidR="009C6066">
        <w:rPr>
          <w:rFonts w:hint="eastAsia"/>
          <w:lang w:eastAsia="ja-JP"/>
        </w:rPr>
        <w:t>電圧</w:t>
      </w:r>
    </w:p>
    <w:p w14:paraId="245B1D0D" w14:textId="77777777" w:rsidR="00332624" w:rsidRDefault="00332624" w:rsidP="00364920"/>
    <w:p w14:paraId="11398F77" w14:textId="77777777" w:rsidR="00332624" w:rsidRDefault="00332624" w:rsidP="00364920"/>
    <w:p w14:paraId="3BF2A437" w14:textId="41D89791" w:rsidR="00364920" w:rsidRPr="00167559" w:rsidRDefault="00167559" w:rsidP="00167559">
      <w:pPr>
        <w:rPr>
          <w:b/>
          <w:bCs/>
        </w:rPr>
      </w:pPr>
      <w:r>
        <w:rPr>
          <w:rFonts w:hint="eastAsia"/>
          <w:b/>
          <w:bCs/>
        </w:rPr>
        <w:t>・</w:t>
      </w:r>
      <w:r w:rsidR="00332624" w:rsidRPr="00167559">
        <w:rPr>
          <w:rFonts w:hint="eastAsia"/>
          <w:b/>
          <w:bCs/>
        </w:rPr>
        <w:t>対照</w:t>
      </w:r>
      <w:r w:rsidR="00364920" w:rsidRPr="00167559">
        <w:rPr>
          <w:rFonts w:hint="eastAsia"/>
          <w:b/>
          <w:bCs/>
        </w:rPr>
        <w:t>実験</w:t>
      </w:r>
    </w:p>
    <w:p w14:paraId="46871000" w14:textId="60D4B33A" w:rsidR="00B0513C" w:rsidRDefault="00B0513C" w:rsidP="007249CF">
      <w:pPr>
        <w:ind w:firstLineChars="100" w:firstLine="210"/>
      </w:pPr>
      <w:r>
        <w:t>金属以外の物体に対するセンサの応答を確認するため、鉄板と同寸法の厚さ</w:t>
      </w:r>
      <w:r>
        <w:t xml:space="preserve"> 5 mm </w:t>
      </w:r>
      <w:r>
        <w:t>のアクリル板を用いた測定を行った結果を図</w:t>
      </w:r>
      <w:r w:rsidR="00BA789E">
        <w:t>14</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43361D90">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5B86E656" w:rsidR="00B0513C" w:rsidRDefault="00B0513C">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14</w:t>
      </w:r>
      <w:r>
        <w:fldChar w:fldCharType="end"/>
      </w:r>
      <w:r>
        <w:rPr>
          <w:rFonts w:hint="eastAsia"/>
          <w:lang w:eastAsia="ja-JP"/>
        </w:rPr>
        <w:t xml:space="preserve">　</w:t>
      </w:r>
      <w:r w:rsidRPr="007C6CC8">
        <w:rPr>
          <w:rFonts w:hint="eastAsia"/>
          <w:lang w:eastAsia="ja-JP"/>
        </w:rPr>
        <w:t>対照実験（アクリル板）におけるセンサ</w:t>
      </w:r>
      <w:r w:rsidR="009C6066">
        <w:rPr>
          <w:rFonts w:hint="eastAsia"/>
          <w:lang w:eastAsia="ja-JP"/>
        </w:rPr>
        <w:t>電圧</w:t>
      </w:r>
    </w:p>
    <w:p w14:paraId="7C9E8555" w14:textId="77777777" w:rsidR="00332624" w:rsidRDefault="00332624" w:rsidP="00364920"/>
    <w:p w14:paraId="01716755" w14:textId="5362A208" w:rsidR="00364920" w:rsidRPr="00167559" w:rsidRDefault="00167559" w:rsidP="00167559">
      <w:pPr>
        <w:rPr>
          <w:b/>
          <w:bCs/>
        </w:rPr>
      </w:pPr>
      <w:r>
        <w:rPr>
          <w:rFonts w:hint="eastAsia"/>
          <w:b/>
          <w:bCs/>
        </w:rPr>
        <w:t>・</w:t>
      </w:r>
      <w:r w:rsidR="00364920" w:rsidRPr="00167559">
        <w:rPr>
          <w:rFonts w:hint="eastAsia"/>
          <w:b/>
          <w:bCs/>
        </w:rPr>
        <w:t>何もなし</w:t>
      </w:r>
    </w:p>
    <w:p w14:paraId="3D9AC7D8" w14:textId="1718D80B" w:rsidR="00B0513C" w:rsidRDefault="00B0513C" w:rsidP="007159B7">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w:t>
      </w:r>
      <w:r w:rsidR="00BA789E">
        <w:rPr>
          <w:rFonts w:hint="eastAsia"/>
        </w:rPr>
        <w:t>図</w:t>
      </w:r>
      <w:r w:rsidR="00BA789E">
        <w:t>15</w:t>
      </w:r>
      <w:r w:rsidR="00BA789E">
        <w:rPr>
          <w:rFonts w:hint="eastAsia"/>
        </w:rPr>
        <w:t>にその</w:t>
      </w:r>
      <w:r w:rsidR="005755F5">
        <w:rPr>
          <w:rFonts w:hint="eastAsia"/>
        </w:rPr>
        <w:t>結果</w:t>
      </w:r>
      <w:r w:rsidR="00BA789E">
        <w:rPr>
          <w:rFonts w:hint="eastAsia"/>
        </w:rPr>
        <w:t>を示す。</w:t>
      </w:r>
      <w:r w:rsidRPr="00B0513C">
        <w:rPr>
          <w:rFonts w:hint="eastAsia"/>
        </w:rPr>
        <w:t>これにより、センサの移動や水流自体が及ぼすノイズの影響は、金属検知の信号レベルと比較して十分に小さいことが確認された。</w:t>
      </w:r>
    </w:p>
    <w:p w14:paraId="03AB94AA" w14:textId="77777777" w:rsidR="00B0513C" w:rsidRDefault="00B0513C" w:rsidP="00B0513C">
      <w:pPr>
        <w:keepNext/>
        <w:ind w:firstLineChars="50" w:firstLine="105"/>
        <w:jc w:val="center"/>
      </w:pPr>
      <w:r>
        <w:rPr>
          <w:noProof/>
        </w:rPr>
        <w:drawing>
          <wp:inline distT="0" distB="0" distL="0" distR="0" wp14:anchorId="17D4A006" wp14:editId="6682CE6D">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212AFC3B" w:rsidR="00B0513C" w:rsidRDefault="00B0513C"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15</w:t>
      </w:r>
      <w:r>
        <w:fldChar w:fldCharType="end"/>
      </w:r>
      <w:r>
        <w:rPr>
          <w:rFonts w:hint="eastAsia"/>
          <w:lang w:eastAsia="ja-JP"/>
        </w:rPr>
        <w:t xml:space="preserve">　何も配置しなかった場合のセンサ応答波形</w:t>
      </w:r>
    </w:p>
    <w:p w14:paraId="0AB811D1" w14:textId="6F36FDFA" w:rsidR="00273F4A" w:rsidRDefault="00273F4A" w:rsidP="00273F4A">
      <w:pPr>
        <w:pStyle w:val="3"/>
      </w:pPr>
      <w:bookmarkStart w:id="26" w:name="_Toc219798741"/>
      <w:r>
        <w:rPr>
          <w:rFonts w:hint="eastAsia"/>
        </w:rPr>
        <w:lastRenderedPageBreak/>
        <w:t>3.2.3　人工海水での実験結果</w:t>
      </w:r>
      <w:bookmarkEnd w:id="26"/>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77F9A53E" w:rsidR="0016683B" w:rsidRDefault="0016683B" w:rsidP="007249CF">
      <w:pPr>
        <w:ind w:firstLineChars="100" w:firstLine="210"/>
      </w:pPr>
      <w:r>
        <w:rPr>
          <w:rFonts w:hint="eastAsia"/>
        </w:rPr>
        <w:t>基本条件における結果を図</w:t>
      </w:r>
      <w:r w:rsidR="00BA789E">
        <w:t>16</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w:t>
      </w:r>
      <w:r w:rsidR="00167559">
        <w:t>0</w:t>
      </w:r>
      <w:r>
        <w:rPr>
          <w:rFonts w:hint="eastAsia"/>
        </w:rPr>
        <w:t xml:space="preserve"> </w:t>
      </w:r>
      <w:r w:rsidR="00167559">
        <w:t>m</w:t>
      </w:r>
      <w:r>
        <w:rPr>
          <w:rFonts w:hint="eastAsia"/>
        </w:rPr>
        <w:t>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drawing>
          <wp:inline distT="0" distB="0" distL="0" distR="0" wp14:anchorId="6B3206D9" wp14:editId="597B33E5">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062ADEBF" w:rsidR="00C167FC" w:rsidRDefault="0086068F">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16</w:t>
      </w:r>
      <w:r>
        <w:fldChar w:fldCharType="end"/>
      </w:r>
      <w:r>
        <w:rPr>
          <w:rFonts w:hint="eastAsia"/>
          <w:lang w:eastAsia="ja-JP"/>
        </w:rPr>
        <w:t xml:space="preserve">　</w:t>
      </w:r>
      <w:r w:rsidRPr="003548E9">
        <w:rPr>
          <w:rFonts w:hint="eastAsia"/>
          <w:lang w:eastAsia="ja-JP"/>
        </w:rPr>
        <w:t>人工海水環境（基本条件）におけるセンサ</w:t>
      </w:r>
      <w:r w:rsidR="009C6066">
        <w:rPr>
          <w:rFonts w:hint="eastAsia"/>
          <w:lang w:eastAsia="ja-JP"/>
        </w:rPr>
        <w:t>電圧</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27" w:name="_Toc219798742"/>
      <w:r>
        <w:rPr>
          <w:rFonts w:hint="eastAsia"/>
        </w:rPr>
        <w:t>3.2.4　水槽実験の小括</w:t>
      </w:r>
      <w:bookmarkEnd w:id="27"/>
    </w:p>
    <w:p w14:paraId="22ECB2C7" w14:textId="5E61FD6E" w:rsidR="00DC2E26" w:rsidRPr="00167559" w:rsidRDefault="00167559" w:rsidP="00167559">
      <w:pPr>
        <w:rPr>
          <w:b/>
          <w:bCs/>
        </w:rPr>
      </w:pPr>
      <w:r>
        <w:rPr>
          <w:rFonts w:hint="eastAsia"/>
          <w:b/>
          <w:bCs/>
        </w:rPr>
        <w:t>・</w:t>
      </w:r>
      <w:r w:rsidR="00DC2E26" w:rsidRPr="00167559">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5C91CF97" w:rsidR="00DC2E26" w:rsidRPr="00167559" w:rsidRDefault="00167559" w:rsidP="00167559">
      <w:pPr>
        <w:rPr>
          <w:b/>
          <w:bCs/>
        </w:rPr>
      </w:pPr>
      <w:r>
        <w:rPr>
          <w:rFonts w:hint="eastAsia"/>
          <w:b/>
          <w:bCs/>
        </w:rPr>
        <w:t>・</w:t>
      </w:r>
      <w:r w:rsidR="00DC2E26" w:rsidRPr="00167559">
        <w:rPr>
          <w:rFonts w:hint="eastAsia"/>
          <w:b/>
          <w:bCs/>
        </w:rPr>
        <w:t>埋没物の検知限界</w:t>
      </w:r>
    </w:p>
    <w:p w14:paraId="53CF991D" w14:textId="7ABA6B0B" w:rsidR="00DC2E26" w:rsidRDefault="00DC2E26" w:rsidP="000E3BE4">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w:t>
      </w:r>
      <w:r w:rsidRPr="00DC2E26">
        <w:lastRenderedPageBreak/>
        <w:t>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03515FC7" w:rsidR="00DC2E26" w:rsidRPr="00167559" w:rsidRDefault="00167559" w:rsidP="00167559">
      <w:pPr>
        <w:rPr>
          <w:b/>
          <w:bCs/>
        </w:rPr>
      </w:pPr>
      <w:r>
        <w:rPr>
          <w:rFonts w:hint="eastAsia"/>
          <w:b/>
          <w:bCs/>
        </w:rPr>
        <w:t>・</w:t>
      </w:r>
      <w:r w:rsidR="00DC2E26" w:rsidRPr="00167559">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003C1164" w:rsidR="00DC2E26" w:rsidRPr="00167559" w:rsidRDefault="00167559" w:rsidP="00167559">
      <w:pPr>
        <w:rPr>
          <w:b/>
          <w:bCs/>
        </w:rPr>
      </w:pPr>
      <w:r>
        <w:rPr>
          <w:rFonts w:hint="eastAsia"/>
          <w:b/>
          <w:bCs/>
        </w:rPr>
        <w:t>・</w:t>
      </w:r>
      <w:r w:rsidR="00DC2E26" w:rsidRPr="00167559">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28" w:name="_Toc219798743"/>
      <w:r>
        <w:rPr>
          <w:rFonts w:hint="eastAsia"/>
        </w:rPr>
        <w:t xml:space="preserve">3.3　</w:t>
      </w:r>
      <w:r w:rsidR="00BB6B42">
        <w:rPr>
          <w:rFonts w:hint="eastAsia"/>
        </w:rPr>
        <w:t>プ</w:t>
      </w:r>
      <w:r w:rsidRPr="00907952">
        <w:t>ールを用いたシステム動作検証</w:t>
      </w:r>
      <w:bookmarkEnd w:id="28"/>
    </w:p>
    <w:p w14:paraId="59957C9F" w14:textId="32D181F9" w:rsidR="00907952" w:rsidRDefault="00D01DA4" w:rsidP="00D01DA4">
      <w:pPr>
        <w:pStyle w:val="3"/>
      </w:pPr>
      <w:bookmarkStart w:id="29" w:name="_Toc219798744"/>
      <w:r>
        <w:rPr>
          <w:rFonts w:hint="eastAsia"/>
        </w:rPr>
        <w:t>3.3.1　実験方法</w:t>
      </w:r>
      <w:bookmarkEnd w:id="29"/>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425793F8"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sidR="00240321">
        <w:t>17</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5CCF576" w14:textId="11EE2BA9" w:rsidR="00D01DA4" w:rsidRPr="00240321" w:rsidRDefault="00D01DA4" w:rsidP="00240321">
      <w:pPr>
        <w:pStyle w:val="af2"/>
        <w:rPr>
          <w:rFonts w:ascii="ＭＳ Ｐゴシック" w:eastAsia="ＭＳ Ｐゴシック" w:hAnsi="ＭＳ Ｐゴシック" w:cs="ＭＳ Ｐゴシック"/>
          <w:kern w:val="0"/>
          <w:sz w:val="24"/>
          <w:lang w:eastAsia="ja-JP"/>
          <w14:ligatures w14:val="none"/>
        </w:rPr>
      </w:pPr>
      <w:r>
        <w:rPr>
          <w:lang w:eastAsia="ja-JP"/>
        </w:rPr>
        <w:t xml:space="preserve">図 </w:t>
      </w:r>
      <w:r>
        <w:fldChar w:fldCharType="begin"/>
      </w:r>
      <w:r>
        <w:rPr>
          <w:lang w:eastAsia="ja-JP"/>
        </w:rPr>
        <w:instrText>SEQ 図 \* ARABIC</w:instrText>
      </w:r>
      <w:r>
        <w:fldChar w:fldCharType="separate"/>
      </w:r>
      <w:r w:rsidR="0003051B">
        <w:rPr>
          <w:noProof/>
          <w:lang w:eastAsia="ja-JP"/>
        </w:rPr>
        <w:t>17</w:t>
      </w:r>
      <w:r>
        <w:fldChar w:fldCharType="end"/>
      </w:r>
      <w:r>
        <w:rPr>
          <w:rFonts w:hint="eastAsia"/>
          <w:lang w:eastAsia="ja-JP"/>
        </w:rPr>
        <w:t xml:space="preserve">　電磁センサを取り付けた水中ドローン</w:t>
      </w:r>
    </w:p>
    <w:p w14:paraId="056FA78B" w14:textId="5050EF4F"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lastRenderedPageBreak/>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30" w:name="_Toc219798745"/>
      <w:r>
        <w:rPr>
          <w:rFonts w:hint="eastAsia"/>
        </w:rPr>
        <w:t>3.3.2　実験結果および考察</w:t>
      </w:r>
      <w:bookmarkEnd w:id="30"/>
    </w:p>
    <w:p w14:paraId="7D80E801" w14:textId="7A53AB37" w:rsidR="00635AC7" w:rsidRPr="00167559" w:rsidRDefault="00167559" w:rsidP="00167559">
      <w:pPr>
        <w:rPr>
          <w:b/>
          <w:bCs/>
        </w:rPr>
      </w:pPr>
      <w:r>
        <w:rPr>
          <w:rFonts w:hint="eastAsia"/>
          <w:b/>
          <w:bCs/>
        </w:rPr>
        <w:t>・</w:t>
      </w:r>
      <w:r w:rsidR="00635AC7" w:rsidRPr="00167559">
        <w:rPr>
          <w:rFonts w:hint="eastAsia"/>
          <w:b/>
          <w:bCs/>
        </w:rPr>
        <w:t>スラスタノイズの影響</w:t>
      </w:r>
    </w:p>
    <w:p w14:paraId="6875DAD6" w14:textId="224269DD" w:rsidR="00635AC7" w:rsidRDefault="00635AC7" w:rsidP="00240321">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6DEA8AA" w:rsidR="00635AC7" w:rsidRPr="00167559" w:rsidRDefault="00167559" w:rsidP="00167559">
      <w:pPr>
        <w:rPr>
          <w:b/>
          <w:bCs/>
        </w:rPr>
      </w:pPr>
      <w:r>
        <w:rPr>
          <w:rFonts w:hint="eastAsia"/>
          <w:b/>
          <w:bCs/>
        </w:rPr>
        <w:t>・</w:t>
      </w:r>
      <w:r w:rsidR="00635AC7" w:rsidRPr="00167559">
        <w:rPr>
          <w:rFonts w:hint="eastAsia"/>
          <w:b/>
          <w:bCs/>
        </w:rPr>
        <w:t>金属検知の結果</w:t>
      </w:r>
    </w:p>
    <w:p w14:paraId="19C20E38" w14:textId="68E41614" w:rsidR="00635AC7" w:rsidRDefault="00635AC7" w:rsidP="00240321">
      <w:pPr>
        <w:ind w:firstLineChars="100" w:firstLine="210"/>
      </w:pPr>
      <w:r w:rsidRPr="00635AC7">
        <w:rPr>
          <w:rFonts w:hint="eastAsia"/>
        </w:rPr>
        <w:t>ドローンを操作し、プール底の鉄板の上を通過させた際の測定結果を図</w:t>
      </w:r>
      <w:r w:rsidR="00240321">
        <w:t>18</w:t>
      </w:r>
      <w:r w:rsidRPr="00635AC7">
        <w:t>に示す。</w:t>
      </w:r>
      <w:r w:rsidRPr="00635AC7">
        <w:t xml:space="preserve"> </w:t>
      </w:r>
      <w:r w:rsidRPr="00635AC7">
        <w:t>グラフの横軸は時間、縦軸は電圧を表している。図の通り、ドローンがターゲットに接近・通過したタイミング（グラフ後半）において、電圧値がベースライン（約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drawing>
          <wp:inline distT="0" distB="0" distL="0" distR="0" wp14:anchorId="36BE648C" wp14:editId="378A8E20">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3A657B05" w:rsidR="00635AC7" w:rsidRDefault="00635AC7"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18</w:t>
      </w:r>
      <w:r>
        <w:fldChar w:fldCharType="end"/>
      </w:r>
      <w:r>
        <w:rPr>
          <w:rFonts w:hint="eastAsia"/>
          <w:lang w:eastAsia="ja-JP"/>
        </w:rPr>
        <w:t xml:space="preserve">　</w:t>
      </w:r>
      <w:r w:rsidRPr="00C73014">
        <w:rPr>
          <w:rFonts w:hint="eastAsia"/>
          <w:lang w:eastAsia="ja-JP"/>
        </w:rPr>
        <w:t>プール実験における</w:t>
      </w:r>
      <w:r>
        <w:rPr>
          <w:rFonts w:hint="eastAsia"/>
          <w:lang w:eastAsia="ja-JP"/>
        </w:rPr>
        <w:t>センサ</w:t>
      </w:r>
      <w:r w:rsidR="009C6066">
        <w:rPr>
          <w:rFonts w:hint="eastAsia"/>
          <w:lang w:eastAsia="ja-JP"/>
        </w:rPr>
        <w:t>電圧</w:t>
      </w:r>
    </w:p>
    <w:p w14:paraId="2D3C5FF2" w14:textId="77777777" w:rsidR="00635AC7" w:rsidRDefault="00635AC7" w:rsidP="00635AC7">
      <w:pPr>
        <w:keepNext/>
        <w:jc w:val="center"/>
      </w:pPr>
      <w:r>
        <w:rPr>
          <w:noProof/>
        </w:rPr>
        <w:lastRenderedPageBreak/>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13B7B99D" w:rsidR="00635AC7" w:rsidRDefault="00635AC7" w:rsidP="00C01E23">
      <w:pPr>
        <w:pStyle w:val="af2"/>
        <w:rPr>
          <w:ins w:id="31" w:author="板谷 年也【鈴鹿】" w:date="2026-01-19T17:12:00Z" w16du:dateUtc="2026-01-19T08:12:00Z"/>
          <w:lang w:eastAsia="ja-JP"/>
        </w:rPr>
      </w:pPr>
      <w:r>
        <w:rPr>
          <w:lang w:eastAsia="ja-JP"/>
        </w:rPr>
        <w:t xml:space="preserve">図 </w:t>
      </w:r>
      <w:r>
        <w:fldChar w:fldCharType="begin"/>
      </w:r>
      <w:r>
        <w:rPr>
          <w:lang w:eastAsia="ja-JP"/>
        </w:rPr>
        <w:instrText>SEQ 図 \* ARABIC</w:instrText>
      </w:r>
      <w:r>
        <w:fldChar w:fldCharType="separate"/>
      </w:r>
      <w:r w:rsidR="0003051B">
        <w:rPr>
          <w:noProof/>
          <w:lang w:eastAsia="ja-JP"/>
        </w:rPr>
        <w:t>19</w:t>
      </w:r>
      <w:r>
        <w:fldChar w:fldCharType="end"/>
      </w:r>
      <w:r>
        <w:rPr>
          <w:rFonts w:hint="eastAsia"/>
          <w:lang w:eastAsia="ja-JP"/>
        </w:rPr>
        <w:t xml:space="preserve">　水中ドローンが鉄板の横を通過する様子</w:t>
      </w:r>
    </w:p>
    <w:p w14:paraId="4BCDC355" w14:textId="77777777" w:rsidR="002B3177" w:rsidRPr="002B3177" w:rsidRDefault="002B3177" w:rsidP="0081548E"/>
    <w:p w14:paraId="462DA6C5" w14:textId="5D3E50E0" w:rsidR="007F6BCC" w:rsidRPr="00167559" w:rsidRDefault="00167559" w:rsidP="00167559">
      <w:pPr>
        <w:rPr>
          <w:b/>
          <w:bCs/>
        </w:rPr>
      </w:pPr>
      <w:r>
        <w:rPr>
          <w:rFonts w:hint="eastAsia"/>
          <w:b/>
          <w:bCs/>
        </w:rPr>
        <w:t>・</w:t>
      </w:r>
      <w:r w:rsidR="007F6BCC" w:rsidRPr="00167559">
        <w:rPr>
          <w:rFonts w:hint="eastAsia"/>
          <w:b/>
          <w:bCs/>
        </w:rPr>
        <w:t>運用上の課題</w:t>
      </w:r>
    </w:p>
    <w:p w14:paraId="0A9984B1" w14:textId="1CB1A8FF" w:rsidR="007F6BCC" w:rsidRDefault="007F6BCC" w:rsidP="00240321">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32" w:name="_Toc219798746"/>
      <w:r>
        <w:rPr>
          <w:rFonts w:hint="eastAsia"/>
        </w:rPr>
        <w:t xml:space="preserve">3.3.3　</w:t>
      </w:r>
      <w:r w:rsidRPr="007F6BCC">
        <w:rPr>
          <w:rFonts w:hint="eastAsia"/>
        </w:rPr>
        <w:t>プール実験の小括</w:t>
      </w:r>
      <w:bookmarkEnd w:id="32"/>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2DE4A5E"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w:t>
      </w:r>
      <w:r>
        <w:lastRenderedPageBreak/>
        <w:t>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33" w:name="_Toc219798747"/>
      <w:r>
        <w:rPr>
          <w:rFonts w:hint="eastAsia"/>
        </w:rPr>
        <w:lastRenderedPageBreak/>
        <w:t>第４章　結論</w:t>
      </w:r>
      <w:bookmarkEnd w:id="33"/>
    </w:p>
    <w:p w14:paraId="60F0AC30" w14:textId="2EEC6542" w:rsidR="00991368" w:rsidRDefault="00991368" w:rsidP="00991368">
      <w:pPr>
        <w:pStyle w:val="2"/>
      </w:pPr>
      <w:bookmarkStart w:id="34" w:name="_Toc219798748"/>
      <w:r>
        <w:t>4.1</w:t>
      </w:r>
      <w:r>
        <w:rPr>
          <w:rFonts w:hint="eastAsia"/>
        </w:rPr>
        <w:t xml:space="preserve">　本研究のまとめ</w:t>
      </w:r>
      <w:bookmarkEnd w:id="34"/>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ゴミ問題の解決に向け、潜水士に代わる安全かつ低コストな探査手法として、電磁センサを搭載した水中ドローンによる金属探査システムの開発を行った。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2F10EBAC" w:rsidR="00BA6E30" w:rsidRPr="00857E9F" w:rsidRDefault="00EC2F1D" w:rsidP="00857E9F">
      <w:pPr>
        <w:rPr>
          <w:b/>
          <w:bCs/>
        </w:rPr>
      </w:pPr>
      <w:r>
        <w:rPr>
          <w:rFonts w:hint="eastAsia"/>
          <w:b/>
          <w:bCs/>
        </w:rPr>
        <w:t>・</w:t>
      </w:r>
      <w:r w:rsidR="00BA6E30" w:rsidRPr="00857E9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2AC4D30A" w:rsidR="00BA6E30" w:rsidRPr="001936FD" w:rsidRDefault="00EC2F1D" w:rsidP="001936FD">
      <w:pPr>
        <w:rPr>
          <w:b/>
          <w:bCs/>
        </w:rPr>
      </w:pPr>
      <w:r>
        <w:rPr>
          <w:rFonts w:hint="eastAsia"/>
          <w:b/>
          <w:bCs/>
        </w:rPr>
        <w:t>・</w:t>
      </w:r>
      <w:r w:rsidR="00BA6E30" w:rsidRPr="001936FD">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2C91F8B9" w:rsidR="00BA6E30" w:rsidRPr="001936FD" w:rsidRDefault="00EC2F1D" w:rsidP="001936FD">
      <w:pPr>
        <w:rPr>
          <w:b/>
          <w:bCs/>
        </w:rPr>
      </w:pPr>
      <w:r>
        <w:rPr>
          <w:rFonts w:hint="eastAsia"/>
          <w:b/>
          <w:bCs/>
        </w:rPr>
        <w:t>・</w:t>
      </w:r>
      <w:r w:rsidR="00BA6E30" w:rsidRPr="001936FD">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35" w:name="_Toc219798749"/>
      <w:r>
        <w:t>4.2</w:t>
      </w:r>
      <w:r>
        <w:rPr>
          <w:rFonts w:hint="eastAsia"/>
        </w:rPr>
        <w:t xml:space="preserve">　今後の課題</w:t>
      </w:r>
      <w:r w:rsidR="00A34368">
        <w:rPr>
          <w:rFonts w:hint="eastAsia"/>
        </w:rPr>
        <w:t>と展望</w:t>
      </w:r>
      <w:bookmarkEnd w:id="35"/>
    </w:p>
    <w:p w14:paraId="6808F9E9" w14:textId="77777777" w:rsidR="00A34368" w:rsidRDefault="00A34368" w:rsidP="00A34368">
      <w:pPr>
        <w:widowControl/>
        <w:ind w:firstLineChars="100" w:firstLine="210"/>
        <w:rPr>
          <w:ins w:id="36" w:author="板谷 年也【鈴鹿】" w:date="2026-01-19T17:12:00Z" w16du:dateUtc="2026-01-19T08:12:00Z"/>
        </w:rPr>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0D9C5590" w:rsidR="00A34368" w:rsidRPr="00EC2F1D" w:rsidRDefault="00EC2F1D" w:rsidP="00EC2F1D">
      <w:pPr>
        <w:widowControl/>
        <w:rPr>
          <w:b/>
          <w:bCs/>
        </w:rPr>
      </w:pPr>
      <w:r>
        <w:rPr>
          <w:rFonts w:hint="eastAsia"/>
          <w:b/>
          <w:bCs/>
        </w:rPr>
        <w:t>・</w:t>
      </w:r>
      <w:r w:rsidR="00A34368" w:rsidRPr="00EC2F1D">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10516BD8" w:rsidR="00A34368" w:rsidRPr="00EC2F1D" w:rsidRDefault="00EC2F1D" w:rsidP="00EC2F1D">
      <w:pPr>
        <w:widowControl/>
        <w:rPr>
          <w:b/>
          <w:bCs/>
        </w:rPr>
      </w:pPr>
      <w:r>
        <w:rPr>
          <w:rFonts w:hint="eastAsia"/>
          <w:b/>
          <w:bCs/>
        </w:rPr>
        <w:t>・</w:t>
      </w:r>
      <w:r w:rsidR="00A34368" w:rsidRPr="00EC2F1D">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7EC41776" w:rsidR="00A34368" w:rsidRPr="00EC2F1D" w:rsidRDefault="00EC2F1D" w:rsidP="00EC2F1D">
      <w:pPr>
        <w:widowControl/>
        <w:rPr>
          <w:b/>
          <w:bCs/>
        </w:rPr>
      </w:pPr>
      <w:r>
        <w:rPr>
          <w:rFonts w:hint="eastAsia"/>
          <w:b/>
          <w:bCs/>
        </w:rPr>
        <w:t>・</w:t>
      </w:r>
      <w:r w:rsidR="00A34368" w:rsidRPr="00EC2F1D">
        <w:rPr>
          <w:rFonts w:hint="eastAsia"/>
          <w:b/>
          <w:bCs/>
        </w:rPr>
        <w:t>ワイヤレス遠隔操作とマッピングシステムの構築</w:t>
      </w:r>
    </w:p>
    <w:p w14:paraId="0E0E0EB8" w14:textId="1EED8C0F" w:rsidR="00067563" w:rsidRPr="00A32651" w:rsidRDefault="004C3B62" w:rsidP="00A32651">
      <w:pPr>
        <w:widowControl/>
        <w:ind w:firstLineChars="100" w:firstLine="210"/>
        <w:rPr>
          <w:rFonts w:ascii="ＭＳ 明朝" w:hAnsi="ＭＳ 明朝" w:cs="ＭＳ 明朝"/>
          <w:b/>
          <w:bCs/>
          <w:color w:val="000000" w:themeColor="text1"/>
          <w:sz w:val="24"/>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6AA4399F" w14:textId="49F85739" w:rsidR="001F1B14" w:rsidRDefault="00EB0E23" w:rsidP="00A32651">
      <w:pPr>
        <w:pStyle w:val="1"/>
      </w:pPr>
      <w:bookmarkStart w:id="37" w:name="_Toc219798750"/>
      <w:r>
        <w:rPr>
          <w:rFonts w:hint="eastAsia"/>
        </w:rPr>
        <w:t>謝辞</w:t>
      </w:r>
      <w:bookmarkEnd w:id="37"/>
    </w:p>
    <w:p w14:paraId="58C7FA6F" w14:textId="36A3967F" w:rsidR="0067569F" w:rsidRDefault="002A2BD8" w:rsidP="004958EE">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w:t>
      </w:r>
      <w:r w:rsidR="00EC2F1D">
        <w:rPr>
          <w:rFonts w:hint="eastAsia"/>
        </w:rPr>
        <w:t>水中ドローンをお貸ししていただき、</w:t>
      </w:r>
      <w:r w:rsidR="00EC2F1D" w:rsidRPr="00EC2F1D">
        <w:t>終始多大なご指導</w:t>
      </w:r>
      <w:r w:rsidR="00EC2F1D">
        <w:rPr>
          <w:rFonts w:hint="eastAsia"/>
        </w:rPr>
        <w:t>ご助言</w:t>
      </w:r>
      <w:r w:rsidR="00256D1B">
        <w:rPr>
          <w:rFonts w:hint="eastAsia"/>
        </w:rPr>
        <w:t>を</w:t>
      </w:r>
      <w:r w:rsidR="00A720F6">
        <w:rPr>
          <w:rFonts w:hint="eastAsia"/>
        </w:rPr>
        <w:t>賜りました</w:t>
      </w:r>
      <w:r w:rsidR="00EC2F1D">
        <w:rPr>
          <w:rFonts w:hint="eastAsia"/>
        </w:rPr>
        <w:t>佐世保工業高等専門学校</w:t>
      </w:r>
      <w:r w:rsidR="00EC2F1D">
        <w:rPr>
          <w:rFonts w:hint="eastAsia"/>
        </w:rPr>
        <w:t xml:space="preserve"> </w:t>
      </w:r>
      <w:r w:rsidR="00EC2F1D" w:rsidRPr="00EC2F1D">
        <w:t>長嶋豊</w:t>
      </w:r>
      <w:r w:rsidR="00EC2F1D">
        <w:rPr>
          <w:rFonts w:hint="eastAsia"/>
        </w:rPr>
        <w:t>特命教授に</w:t>
      </w:r>
      <w:r w:rsidR="00EC2F1D" w:rsidRPr="00EC2F1D">
        <w:t>深謝の意を表します。</w:t>
      </w:r>
      <w:r w:rsidR="006F55FF" w:rsidRPr="006F55FF">
        <w:rPr>
          <w:rFonts w:hint="eastAsia"/>
        </w:rPr>
        <w:t>本研究の実地調査にご協力いただきました志摩市役所</w:t>
      </w:r>
      <w:r w:rsidR="006F55FF">
        <w:rPr>
          <w:rFonts w:hint="eastAsia"/>
        </w:rPr>
        <w:t>様</w:t>
      </w:r>
      <w:r w:rsidR="006F55FF" w:rsidRPr="006F55FF">
        <w:rPr>
          <w:rFonts w:hint="eastAsia"/>
        </w:rPr>
        <w:t>およびうみらぼ株式会社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5057D257" w14:textId="77777777" w:rsidR="00036670" w:rsidRDefault="00036670" w:rsidP="004958EE">
      <w:pPr>
        <w:ind w:firstLineChars="100" w:firstLine="210"/>
      </w:pPr>
    </w:p>
    <w:p w14:paraId="63499ED0" w14:textId="6248512D" w:rsidR="00036670" w:rsidRDefault="00036670" w:rsidP="00036670">
      <w:pPr>
        <w:widowControl/>
        <w:spacing w:after="160"/>
      </w:pPr>
      <w:r>
        <w:br w:type="page"/>
      </w:r>
    </w:p>
    <w:p w14:paraId="365B9530" w14:textId="58723D7B" w:rsidR="0067569F" w:rsidRDefault="0067569F" w:rsidP="0067569F">
      <w:pPr>
        <w:pStyle w:val="1"/>
      </w:pPr>
      <w:bookmarkStart w:id="38" w:name="_Toc219798751"/>
      <w:r>
        <w:rPr>
          <w:rFonts w:hint="eastAsia"/>
        </w:rPr>
        <w:lastRenderedPageBreak/>
        <w:t>参考文献・引用元</w:t>
      </w:r>
      <w:bookmarkEnd w:id="38"/>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Arduino-PS2X github</w:t>
      </w:r>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p w14:paraId="4714D4B2" w14:textId="77777777" w:rsidR="00C0025D" w:rsidRDefault="00C0025D" w:rsidP="000A230B"/>
    <w:p w14:paraId="32160A59" w14:textId="77777777" w:rsidR="00C0025D" w:rsidRDefault="00C0025D" w:rsidP="000A230B"/>
    <w:p w14:paraId="627B5547" w14:textId="77777777" w:rsidR="00C0025D" w:rsidRDefault="00C0025D" w:rsidP="000A230B"/>
    <w:p w14:paraId="401941BE" w14:textId="77777777" w:rsidR="00C0025D" w:rsidRDefault="00C0025D" w:rsidP="000A230B"/>
    <w:p w14:paraId="104DE411" w14:textId="77777777" w:rsidR="00C0025D" w:rsidRDefault="00C0025D" w:rsidP="000A230B"/>
    <w:p w14:paraId="20545F03" w14:textId="77777777" w:rsidR="00C0025D" w:rsidRDefault="00C0025D" w:rsidP="000A230B"/>
    <w:p w14:paraId="7822BDC2" w14:textId="77777777" w:rsidR="00C0025D" w:rsidRDefault="00C0025D" w:rsidP="000A230B"/>
    <w:p w14:paraId="01691656" w14:textId="77777777" w:rsidR="00BC5145" w:rsidRDefault="00BC5145" w:rsidP="000A230B">
      <w:pPr>
        <w:rPr>
          <w:rFonts w:hint="eastAsia"/>
        </w:rPr>
      </w:pPr>
    </w:p>
    <w:p w14:paraId="5CDBC71A" w14:textId="67D6A3D9" w:rsidR="00C0025D" w:rsidRPr="00C0025D" w:rsidRDefault="00C0025D" w:rsidP="00C0025D">
      <w:pPr>
        <w:jc w:val="center"/>
        <w:rPr>
          <w:sz w:val="28"/>
          <w:szCs w:val="36"/>
        </w:rPr>
      </w:pPr>
      <w:r w:rsidRPr="00C0025D">
        <w:rPr>
          <w:rFonts w:hint="eastAsia"/>
          <w:sz w:val="28"/>
          <w:szCs w:val="36"/>
        </w:rPr>
        <w:lastRenderedPageBreak/>
        <w:t>付　録</w:t>
      </w:r>
    </w:p>
    <w:p w14:paraId="11A23171" w14:textId="66D1DD04" w:rsidR="00C0025D" w:rsidRDefault="00AA14F7" w:rsidP="00E06557">
      <w:pPr>
        <w:ind w:firstLineChars="100" w:firstLine="210"/>
      </w:pPr>
      <w:r>
        <w:rPr>
          <w:rFonts w:hint="eastAsia"/>
        </w:rPr>
        <w:t>以下の</w:t>
      </w:r>
      <w:r w:rsidR="00E06557" w:rsidRPr="00E06557">
        <w:rPr>
          <w:rFonts w:hint="eastAsia"/>
        </w:rPr>
        <w:t>プ</w:t>
      </w:r>
      <w:r w:rsidR="00E06557" w:rsidRPr="00E06557">
        <w:t>ログラムは、</w:t>
      </w:r>
      <w:r w:rsidR="00E06557" w:rsidRPr="00E06557">
        <w:t xml:space="preserve">Analog Discovery 2 </w:t>
      </w:r>
      <w:r w:rsidR="00E06557" w:rsidRPr="00E06557">
        <w:t>を</w:t>
      </w:r>
      <w:r w:rsidR="00E06557" w:rsidRPr="00E06557">
        <w:t xml:space="preserve"> Python </w:t>
      </w:r>
      <w:r w:rsidR="00E06557" w:rsidRPr="00E06557">
        <w:t>環境から制御し、センサ信号の取得から金属検知判定までをリアルタイムで実行するスクリプトである。</w:t>
      </w:r>
      <w:r w:rsidR="00E06557" w:rsidRPr="00E06557">
        <w:t xml:space="preserve"> </w:t>
      </w:r>
      <w:r w:rsidR="002B16A6">
        <w:t>Digilent</w:t>
      </w:r>
      <w:r w:rsidR="002B16A6">
        <w:rPr>
          <w:rFonts w:hint="eastAsia"/>
        </w:rPr>
        <w:t>社</w:t>
      </w:r>
      <w:r w:rsidR="00E06557" w:rsidRPr="00E06557">
        <w:t>提供の</w:t>
      </w:r>
      <w:r w:rsidR="00E06557" w:rsidRPr="00E06557">
        <w:t xml:space="preserve"> SDK</w:t>
      </w:r>
      <w:r w:rsidR="00E06557" w:rsidRPr="00E06557">
        <w:t>（</w:t>
      </w:r>
      <w:r w:rsidR="00E06557" w:rsidRPr="00E06557">
        <w:t xml:space="preserve">dwf </w:t>
      </w:r>
      <w:r w:rsidR="00E06557" w:rsidRPr="00E06557">
        <w:t>ライブラリ）を用いて、励磁コイルへの</w:t>
      </w:r>
      <w:r w:rsidR="00E06557" w:rsidRPr="00E06557">
        <w:t xml:space="preserve"> 1 MHz </w:t>
      </w:r>
      <w:r w:rsidR="00E06557" w:rsidRPr="00E06557">
        <w:t>正弦波出力と、検出コイルからの信号取得を同時に行っている。</w:t>
      </w:r>
      <w:r w:rsidR="00E06557" w:rsidRPr="00E06557">
        <w:t xml:space="preserve"> </w:t>
      </w:r>
      <w:r w:rsidR="00E06557" w:rsidRPr="00E06557">
        <w:t>信号処理部では、水温変化やセンサの動揺に伴うベースラインの緩やかな変動を除去するため、</w:t>
      </w:r>
      <w:r w:rsidR="00E06557" w:rsidRPr="00E06557">
        <w:t xml:space="preserve">collections.deque </w:t>
      </w:r>
      <w:r w:rsidR="00E06557" w:rsidRPr="00E06557">
        <w:t>を用いて過去</w:t>
      </w:r>
      <w:r w:rsidR="00E06557" w:rsidRPr="00E06557">
        <w:t xml:space="preserve"> 5 </w:t>
      </w:r>
      <w:r w:rsidR="00E06557" w:rsidRPr="00E06557">
        <w:t>秒間のデータを保持し、移動平均を算出している。現在の測定値とこの移動平均値との差分を計算し、その偏差が設定した閾値を超えた場合に「</w:t>
      </w:r>
      <w:r w:rsidR="008C24B2">
        <w:t>DTECTED</w:t>
      </w:r>
      <w:r w:rsidR="002D2428">
        <w:t xml:space="preserve"> (</w:t>
      </w:r>
      <w:r w:rsidR="002D2428">
        <w:rPr>
          <w:rFonts w:hint="eastAsia"/>
        </w:rPr>
        <w:t>変動した電圧値</w:t>
      </w:r>
      <w:r w:rsidR="002D2428">
        <w:t>)mV</w:t>
      </w:r>
      <w:r w:rsidR="00E06557" w:rsidRPr="00E06557">
        <w:t>」と判定するアルゴリズムを実装した</w:t>
      </w:r>
      <w:r w:rsidR="00BF7787">
        <w:rPr>
          <w:rFonts w:hint="eastAsia"/>
        </w:rPr>
        <w:t>。</w:t>
      </w:r>
    </w:p>
    <w:p w14:paraId="225652DD" w14:textId="30AD7894" w:rsidR="00E06557" w:rsidRDefault="00E06557">
      <w:pPr>
        <w:widowControl/>
        <w:spacing w:after="160"/>
      </w:pPr>
      <w:r>
        <w:rPr>
          <w:rFonts w:hint="eastAsia"/>
          <w:noProof/>
        </w:rPr>
        <mc:AlternateContent>
          <mc:Choice Requires="wps">
            <w:drawing>
              <wp:anchor distT="0" distB="0" distL="114300" distR="114300" simplePos="0" relativeHeight="251659264" behindDoc="0" locked="0" layoutInCell="1" allowOverlap="1" wp14:anchorId="3A7A9D51" wp14:editId="56B5D818">
                <wp:simplePos x="0" y="0"/>
                <wp:positionH relativeFrom="column">
                  <wp:posOffset>-38986</wp:posOffset>
                </wp:positionH>
                <wp:positionV relativeFrom="paragraph">
                  <wp:posOffset>20666</wp:posOffset>
                </wp:positionV>
                <wp:extent cx="5495453" cy="5794218"/>
                <wp:effectExtent l="0" t="0" r="16510" b="10160"/>
                <wp:wrapNone/>
                <wp:docPr id="1390677843" name="テキスト ボックス 1"/>
                <wp:cNvGraphicFramePr/>
                <a:graphic xmlns:a="http://schemas.openxmlformats.org/drawingml/2006/main">
                  <a:graphicData uri="http://schemas.microsoft.com/office/word/2010/wordprocessingShape">
                    <wps:wsp>
                      <wps:cNvSpPr txBox="1"/>
                      <wps:spPr>
                        <a:xfrm>
                          <a:off x="0" y="0"/>
                          <a:ext cx="5495453" cy="5794218"/>
                        </a:xfrm>
                        <a:prstGeom prst="rect">
                          <a:avLst/>
                        </a:prstGeom>
                        <a:solidFill>
                          <a:schemeClr val="lt1"/>
                        </a:solidFill>
                        <a:ln w="6350">
                          <a:solidFill>
                            <a:prstClr val="black"/>
                          </a:solidFill>
                        </a:ln>
                      </wps:spPr>
                      <wps:txbx>
                        <w:txbxContent>
                          <w:p w14:paraId="2490BC2C" w14:textId="77777777" w:rsidR="00E06557" w:rsidRDefault="00E06557" w:rsidP="00E06557">
                            <w:r>
                              <w:t>import ctypes</w:t>
                            </w:r>
                          </w:p>
                          <w:p w14:paraId="5F8FBB0D" w14:textId="77777777" w:rsidR="00E06557" w:rsidRDefault="00E06557" w:rsidP="00E06557">
                            <w:r>
                              <w:t>import numpy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r>
                              <w:t xml:space="preserve">hzAcq = 20000000.0         # </w:t>
                            </w:r>
                            <w:r>
                              <w:t>サンプリング周波数</w:t>
                            </w:r>
                            <w:r>
                              <w:t xml:space="preserve"> (20MHz)</w:t>
                            </w:r>
                          </w:p>
                          <w:p w14:paraId="43CF617F" w14:textId="77777777" w:rsidR="00E06557" w:rsidRDefault="00E06557" w:rsidP="00E06557">
                            <w:r>
                              <w:t xml:space="preserve">freqGen = 1000000.0        # </w:t>
                            </w:r>
                            <w:r>
                              <w:t>励磁周波数</w:t>
                            </w:r>
                            <w:r>
                              <w:t xml:space="preserve"> (1MHz)</w:t>
                            </w:r>
                          </w:p>
                          <w:p w14:paraId="05DC0F52" w14:textId="77777777" w:rsidR="00E06557" w:rsidRDefault="00E06557" w:rsidP="00E06557">
                            <w:r>
                              <w:t xml:space="preserve">ampGen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--- 1. Wavegen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r>
                              <w:t xml:space="preserve">dwf.FDwfAnalogOutNodeFunctionSet(hdwf, channel_gen, node_carrier, ctypes.c_ubyte(1)) </w:t>
                            </w:r>
                          </w:p>
                          <w:p w14:paraId="01C1B0FD" w14:textId="77777777" w:rsidR="00E06557" w:rsidRDefault="00E06557" w:rsidP="00E06557">
                            <w:r>
                              <w:t>dwf.FDwfAnalogOutNodeFrequencySet(hdwf, channel_gen, node_carrier, ctypes.c_double(freqGen))</w:t>
                            </w:r>
                          </w:p>
                          <w:p w14:paraId="7EAF93FA" w14:textId="77777777" w:rsidR="00E06557" w:rsidRDefault="00E06557" w:rsidP="00E06557">
                            <w:r>
                              <w:t>dwf.FDwfAnalogOutNodeAmplitudeSet(hdwf, channel_gen, node_carrier, ctypes.c_double(ampGen))</w:t>
                            </w:r>
                          </w:p>
                          <w:p w14:paraId="30CCD542" w14:textId="77777777" w:rsidR="00E06557" w:rsidRDefault="00E06557" w:rsidP="00E06557">
                            <w:r>
                              <w:t>dwf.FDwfAnalogOutConfigure(hdwf, channel_gen, ctypes.c_bool(True))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r>
                              <w:t>dwf.FDwfAnalogInChannelRangeSet(hdwf, ctypes.c_int(0), ctypes.c_double(5.0))</w:t>
                            </w:r>
                          </w:p>
                          <w:p w14:paraId="41AAC36B" w14:textId="77777777" w:rsidR="00E06557" w:rsidRDefault="00E06557" w:rsidP="00E06557">
                            <w:r>
                              <w:t>dwf.FDwfAnalogInFrequencySet(hdwf, ctypes.c_double(hzAcq))</w:t>
                            </w:r>
                          </w:p>
                          <w:p w14:paraId="4F17BE21" w14:textId="77777777" w:rsidR="00E06557" w:rsidRDefault="00E06557" w:rsidP="00E06557">
                            <w:r>
                              <w:t>dwf.FDwfAnalogInBufferSizeSet(hdwf, ctypes.c_int(nSamples))</w:t>
                            </w:r>
                          </w:p>
                          <w:p w14:paraId="5CE5E528" w14:textId="77777777" w:rsidR="00E06557" w:rsidRDefault="00E06557" w:rsidP="00E06557">
                            <w:r>
                              <w:t>dwf.FDwfAnalogInConfigure(hdwf, ctypes.c_int(1), ctypes.c_int(1))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r>
                              <w:t>calc_buffer_t = deque()</w:t>
                            </w:r>
                          </w:p>
                          <w:p w14:paraId="21FCD5DA" w14:textId="77777777" w:rsidR="00E06557" w:rsidRDefault="00E06557" w:rsidP="00E06557">
                            <w:r>
                              <w:t>calc_buffer_v = deque()</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dwf.FDwfAnalogInStatus(hdwf, ctypes.c_int(1), ctypes.byref(sts))</w:t>
                            </w:r>
                          </w:p>
                          <w:p w14:paraId="1CCBB6BE" w14:textId="77777777" w:rsidR="00E06557" w:rsidRDefault="00E06557" w:rsidP="00E06557"/>
                          <w:p w14:paraId="4E2E45DA" w14:textId="77777777" w:rsidR="00E06557" w:rsidRDefault="00E06557" w:rsidP="00E06557">
                            <w:r>
                              <w:t xml:space="preserve">        if sts.value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dwf.FDwfAnalogInStatusData(hdwf, ctypes.c_int(0), rgdSamples, nSamples)</w:t>
                            </w:r>
                          </w:p>
                          <w:p w14:paraId="224D4388" w14:textId="77777777" w:rsidR="00E06557" w:rsidRDefault="00E06557" w:rsidP="00E06557">
                            <w:r>
                              <w:t xml:space="preserve">            data_chunk = np.frombuffer(rgdSamples, dtype=np.float64)</w:t>
                            </w:r>
                          </w:p>
                          <w:p w14:paraId="09247853" w14:textId="77777777" w:rsidR="00E06557" w:rsidRDefault="00E06557" w:rsidP="00E06557">
                            <w:r>
                              <w:t xml:space="preserve">            current_val = np.max(data_chunk)</w:t>
                            </w:r>
                          </w:p>
                          <w:p w14:paraId="5728B94E" w14:textId="77777777" w:rsidR="00E06557" w:rsidRDefault="00E06557" w:rsidP="00E06557">
                            <w:r>
                              <w:t xml:space="preserve">            current_t = time.time() - start_time</w:t>
                            </w:r>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calc_buffer_t.append(current_t)</w:t>
                            </w:r>
                          </w:p>
                          <w:p w14:paraId="3B392FB3" w14:textId="77777777" w:rsidR="00E06557" w:rsidRDefault="00E06557" w:rsidP="00E06557">
                            <w:r>
                              <w:t xml:space="preserve">            calc_buffer_v.append(current_val)</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len(calc_buffer_t) &gt; 0 and (calc_buffer_t[0] &lt; current_t - AVERAGE_WINDOW):</w:t>
                            </w:r>
                          </w:p>
                          <w:p w14:paraId="14C85000" w14:textId="77777777" w:rsidR="00E06557" w:rsidRDefault="00E06557" w:rsidP="00E06557">
                            <w:r>
                              <w:t xml:space="preserve">                calc_buffer_t.popleft()</w:t>
                            </w:r>
                          </w:p>
                          <w:p w14:paraId="63B1C8F2" w14:textId="77777777" w:rsidR="00E06557" w:rsidRDefault="00E06557" w:rsidP="00E06557">
                            <w:r>
                              <w:t xml:space="preserve">                calc_buffer_v.popleft()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current_avg = sum(calc_buffer_v) / len(calc_buffer_v) if len(calc_buffer_v) &gt; 0 else current_val</w:t>
                            </w:r>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current_val - current_avg</w:t>
                            </w:r>
                          </w:p>
                          <w:p w14:paraId="11502BCE" w14:textId="77777777" w:rsidR="00E06557" w:rsidRDefault="00E06557" w:rsidP="00E06557">
                            <w:r>
                              <w:t xml:space="preserve">            threshold_v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threshold_v:</w:t>
                            </w:r>
                          </w:p>
                          <w:p w14:paraId="7F78F224" w14:textId="77777777" w:rsidR="00E06557" w:rsidRDefault="00E06557" w:rsidP="00E06557">
                            <w:r>
                              <w:t xml:space="preserve">                print(f"UP DETECTED! (+{diff*1000:.0f} mV)")</w:t>
                            </w:r>
                          </w:p>
                          <w:p w14:paraId="5DEE4AEF" w14:textId="77777777" w:rsidR="00E06557" w:rsidRDefault="00E06557" w:rsidP="00E06557">
                            <w:r>
                              <w:t xml:space="preserve">            elif diff &lt; -threshold_v:</w:t>
                            </w:r>
                          </w:p>
                          <w:p w14:paraId="19BD9668" w14:textId="77777777" w:rsidR="00E06557" w:rsidRDefault="00E06557" w:rsidP="00E06557">
                            <w:r>
                              <w:t xml:space="preserve">                print(f"DOWN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except KeyboardInterrupt:</w:t>
                            </w:r>
                          </w:p>
                          <w:p w14:paraId="6CB6691F" w14:textId="6E9E0039" w:rsidR="00BF778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A9D51" id="_x0000_t202" coordsize="21600,21600" o:spt="202" path="m,l,21600r21600,l21600,xe">
                <v:stroke joinstyle="miter"/>
                <v:path gradientshapeok="t" o:connecttype="rect"/>
              </v:shapetype>
              <v:shape id="テキスト ボックス 1" o:spid="_x0000_s1026" type="#_x0000_t202" style="position:absolute;margin-left:-3.05pt;margin-top:1.65pt;width:432.7pt;height:45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4PMGOQIAAH0EAAAOAAAAZHJzL2Uyb0RvYy54bWysVE1v2zAMvQ/YfxB0X5ykTtsYcYosRYYB&#13;&#10;RVsgLXpWZCk2JouapMTOfv0o2flot9Owi0yJ1BP5+OjZXVsrshfWVaBzOhoMKRGaQ1HpbU5fX1Zf&#13;&#10;bilxnumCKdAipwfh6N3886dZYzIxhhJUISxBEO2yxuS09N5kSeJ4KWrmBmCERqcEWzOPW7tNCssa&#13;&#10;RK9VMh4Or5MGbGEscOEcnt53TjqP+FIK7p+kdMITlVPMzcfVxnUT1mQ+Y9nWMlNWvE+D/UMWNas0&#13;&#10;PnqCumeekZ2t/oCqK27BgfQDDnUCUlZcxBqwmtHwQzXrkhkRa0FynDnR5P4fLH/cr82zJb79Ci02&#13;&#10;MBDSGJc5PAz1tNLW4YuZEvQjhYcTbaL1hOPhJJ1O0skVJRx9k5tpOh7dBpzkfN1Y578JqEkwcmqx&#13;&#10;L5Eutn9wvgs9hoTXHKiqWFVKxU3QglgqS/YMu6h8TBLB30UpTZqcXl9NhhH4nS9An+5vFOM/+vQu&#13;&#10;ohBPacz5XHywfLtpe0Y2UByQKAudhpzhqwpxH5jzz8yiaJAbHAT/hItUgMlAb1FSgv31t/MQj71E&#13;&#10;LyUNijCn7ueOWUGJ+q6xy9NRmgbVxk06uRnjxl56NpcevauXgAyNcOQMj2aI9+poSgv1G87LIryK&#13;&#10;LqY5vp1TfzSXvhsNnDcuFosYhDo1zD/oteEBOnQk8PnSvjFr+n56lMIjHOXKsg9t7WLDTQ2LnQdZ&#13;&#10;xZ4HgjtWe95R41E1/TyGIbrcx6jzX2P+GwAA//8DAFBLAwQUAAYACAAAACEAEpoQG98AAAANAQAA&#13;&#10;DwAAAGRycy9kb3ducmV2LnhtbExPy07DMBC8I/EP1iJxa51QtUrSOBWPwoUTBXHexq5tEduR7abh&#13;&#10;71lOcFntambn0e5mN7BJxWSDF1AuC2DK90FarwV8vD8vKmApo5c4BK8EfKsEu+76qsVGhot/U9Mh&#13;&#10;a0YiPjUowOQ8Npyn3iiHaRlG5Qk7hegw0xk1lxEvJO4GflcUG+7QenIwOKpHo/qvw9kJ2D/oWvcV&#13;&#10;RrOvpLXT/Hl61S9C3N7MT1sa91tgWc357wN+O1B+6CjYMZy9TGwQsNiUxBSwWgEjuFrXtBwF1OW6&#13;&#10;At61/H+L7gcAAP//AwBQSwECLQAUAAYACAAAACEAtoM4kv4AAADhAQAAEwAAAAAAAAAAAAAAAAAA&#13;&#10;AAAAW0NvbnRlbnRfVHlwZXNdLnhtbFBLAQItABQABgAIAAAAIQA4/SH/1gAAAJQBAAALAAAAAAAA&#13;&#10;AAAAAAAAAC8BAABfcmVscy8ucmVsc1BLAQItABQABgAIAAAAIQDu4PMGOQIAAH0EAAAOAAAAAAAA&#13;&#10;AAAAAAAAAC4CAABkcnMvZTJvRG9jLnhtbFBLAQItABQABgAIAAAAIQASmhAb3wAAAA0BAAAPAAAA&#13;&#10;AAAAAAAAAAAAAJMEAABkcnMvZG93bnJldi54bWxQSwUGAAAAAAQABADzAAAAnwUAAAAA&#13;&#10;" fillcolor="white [3201]" strokeweight=".5pt">
                <v:textbox>
                  <w:txbxContent>
                    <w:p w14:paraId="2490BC2C" w14:textId="77777777" w:rsidR="00E06557" w:rsidRDefault="00E06557" w:rsidP="00E06557">
                      <w:r>
                        <w:t xml:space="preserve">import </w:t>
                      </w:r>
                      <w:proofErr w:type="spellStart"/>
                      <w:r>
                        <w:t>ctypes</w:t>
                      </w:r>
                      <w:proofErr w:type="spellEnd"/>
                    </w:p>
                    <w:p w14:paraId="5F8FBB0D" w14:textId="77777777" w:rsidR="00E06557" w:rsidRDefault="00E06557" w:rsidP="00E06557">
                      <w:r>
                        <w:t xml:space="preserve">import </w:t>
                      </w:r>
                      <w:proofErr w:type="spellStart"/>
                      <w:r>
                        <w:t>numpy</w:t>
                      </w:r>
                      <w:proofErr w:type="spellEnd"/>
                      <w:r>
                        <w:t xml:space="preserve">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77777777" w:rsidR="00E06557" w:rsidRDefault="00E06557" w:rsidP="00E06557">
                      <w:r>
                        <w:t xml:space="preserve">THRESHOLD_MV = 20.0        # </w:t>
                      </w:r>
                      <w:r>
                        <w:t>検知閾値</w:t>
                      </w:r>
                      <w:r>
                        <w:t xml:space="preserve"> (mV)</w:t>
                      </w:r>
                    </w:p>
                    <w:p w14:paraId="678DBE6E" w14:textId="77777777" w:rsidR="00E06557" w:rsidRDefault="00E06557" w:rsidP="00E06557">
                      <w:proofErr w:type="spellStart"/>
                      <w:r>
                        <w:t>hzAcq</w:t>
                      </w:r>
                      <w:proofErr w:type="spellEnd"/>
                      <w:r>
                        <w:t xml:space="preserve"> = 20000000.0         # </w:t>
                      </w:r>
                      <w:r>
                        <w:t>サンプリング周波数</w:t>
                      </w:r>
                      <w:r>
                        <w:t xml:space="preserve"> (20MHz)</w:t>
                      </w:r>
                    </w:p>
                    <w:p w14:paraId="43CF617F" w14:textId="77777777" w:rsidR="00E06557" w:rsidRDefault="00E06557" w:rsidP="00E06557">
                      <w:proofErr w:type="spellStart"/>
                      <w:r>
                        <w:t>freqGen</w:t>
                      </w:r>
                      <w:proofErr w:type="spellEnd"/>
                      <w:r>
                        <w:t xml:space="preserve"> = 1000000.0        # </w:t>
                      </w:r>
                      <w:r>
                        <w:t>励磁周波数</w:t>
                      </w:r>
                      <w:r>
                        <w:t xml:space="preserve"> (1MHz)</w:t>
                      </w:r>
                    </w:p>
                    <w:p w14:paraId="05DC0F52" w14:textId="77777777" w:rsidR="00E06557" w:rsidRDefault="00E06557" w:rsidP="00E06557">
                      <w:proofErr w:type="spellStart"/>
                      <w:r>
                        <w:t>ampGen</w:t>
                      </w:r>
                      <w:proofErr w:type="spellEnd"/>
                      <w:r>
                        <w:t xml:space="preserve">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xml:space="preserve"># --- 1. </w:t>
                      </w:r>
                      <w:proofErr w:type="spellStart"/>
                      <w:r>
                        <w:t>Wavegen</w:t>
                      </w:r>
                      <w:proofErr w:type="spellEnd"/>
                      <w:r>
                        <w:t xml:space="preserve">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proofErr w:type="spellStart"/>
                      <w:proofErr w:type="gramStart"/>
                      <w:r>
                        <w:t>dwf.FDwfAnalogOutNodeFunctionSet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w:t>
                      </w:r>
                      <w:proofErr w:type="gramStart"/>
                      <w:r>
                        <w:t>ubyte</w:t>
                      </w:r>
                      <w:proofErr w:type="spellEnd"/>
                      <w:r>
                        <w:t>(</w:t>
                      </w:r>
                      <w:proofErr w:type="gramEnd"/>
                      <w:r>
                        <w:t xml:space="preserve">1)) </w:t>
                      </w:r>
                    </w:p>
                    <w:p w14:paraId="01C1B0FD" w14:textId="77777777" w:rsidR="00E06557" w:rsidRDefault="00E06557" w:rsidP="00E06557">
                      <w:proofErr w:type="spellStart"/>
                      <w:proofErr w:type="gramStart"/>
                      <w:r>
                        <w:t>dwf.FDwfAnalogOutNodeFrequencySet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freqGen</w:t>
                      </w:r>
                      <w:proofErr w:type="spellEnd"/>
                      <w:r>
                        <w:t>))</w:t>
                      </w:r>
                    </w:p>
                    <w:p w14:paraId="7EAF93FA" w14:textId="77777777" w:rsidR="00E06557" w:rsidRDefault="00E06557" w:rsidP="00E06557">
                      <w:proofErr w:type="spellStart"/>
                      <w:proofErr w:type="gramStart"/>
                      <w:r>
                        <w:t>dwf.FDwfAnalogOutNodeAmplitudeSet</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node_carrier</w:t>
                      </w:r>
                      <w:proofErr w:type="spellEnd"/>
                      <w:r>
                        <w:t xml:space="preserve">, </w:t>
                      </w:r>
                      <w:proofErr w:type="spellStart"/>
                      <w:r>
                        <w:t>ctypes.c_double</w:t>
                      </w:r>
                      <w:proofErr w:type="spellEnd"/>
                      <w:r>
                        <w:t>(</w:t>
                      </w:r>
                      <w:proofErr w:type="spellStart"/>
                      <w:r>
                        <w:t>ampGen</w:t>
                      </w:r>
                      <w:proofErr w:type="spellEnd"/>
                      <w:r>
                        <w:t>))</w:t>
                      </w:r>
                    </w:p>
                    <w:p w14:paraId="30CCD542" w14:textId="77777777" w:rsidR="00E06557" w:rsidRDefault="00E06557" w:rsidP="00E06557">
                      <w:proofErr w:type="spellStart"/>
                      <w:proofErr w:type="gramStart"/>
                      <w:r>
                        <w:t>dwf.FDwfAnalogOutConfigure</w:t>
                      </w:r>
                      <w:proofErr w:type="spellEnd"/>
                      <w:proofErr w:type="gramEnd"/>
                      <w:r>
                        <w:t>(</w:t>
                      </w:r>
                      <w:proofErr w:type="spellStart"/>
                      <w:r>
                        <w:t>hdwf</w:t>
                      </w:r>
                      <w:proofErr w:type="spellEnd"/>
                      <w:r>
                        <w:t xml:space="preserve">, </w:t>
                      </w:r>
                      <w:proofErr w:type="spellStart"/>
                      <w:r>
                        <w:t>channel_gen</w:t>
                      </w:r>
                      <w:proofErr w:type="spellEnd"/>
                      <w:r>
                        <w:t xml:space="preserve">, </w:t>
                      </w:r>
                      <w:proofErr w:type="spellStart"/>
                      <w:r>
                        <w:t>ctypes.c_</w:t>
                      </w:r>
                      <w:proofErr w:type="gramStart"/>
                      <w:r>
                        <w:t>bool</w:t>
                      </w:r>
                      <w:proofErr w:type="spellEnd"/>
                      <w:r>
                        <w:t>(</w:t>
                      </w:r>
                      <w:proofErr w:type="gramEnd"/>
                      <w:r>
                        <w:t>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41AAC36B"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4F17BE21"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5CE5E528"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proofErr w:type="spellStart"/>
                      <w:r>
                        <w:t>calc_buffer_t</w:t>
                      </w:r>
                      <w:proofErr w:type="spellEnd"/>
                      <w:r>
                        <w:t xml:space="preserve"> = </w:t>
                      </w:r>
                      <w:proofErr w:type="gramStart"/>
                      <w:r>
                        <w:t>deque(</w:t>
                      </w:r>
                      <w:proofErr w:type="gramEnd"/>
                      <w:r>
                        <w:t>)</w:t>
                      </w:r>
                    </w:p>
                    <w:p w14:paraId="21FCD5DA" w14:textId="77777777" w:rsidR="00E06557" w:rsidRDefault="00E06557" w:rsidP="00E06557">
                      <w:proofErr w:type="spellStart"/>
                      <w:r>
                        <w:t>calc_buffer_v</w:t>
                      </w:r>
                      <w:proofErr w:type="spellEnd"/>
                      <w:r>
                        <w:t xml:space="preserve"> = </w:t>
                      </w:r>
                      <w:proofErr w:type="gramStart"/>
                      <w:r>
                        <w:t>deque(</w:t>
                      </w:r>
                      <w:proofErr w:type="gramEnd"/>
                      <w:r>
                        <w:t>)</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1CCBB6BE" w14:textId="77777777" w:rsidR="00E06557" w:rsidRDefault="00E06557" w:rsidP="00E06557"/>
                    <w:p w14:paraId="4E2E45DA" w14:textId="77777777" w:rsidR="00E06557" w:rsidRDefault="00E06557" w:rsidP="00E06557">
                      <w:r>
                        <w:t xml:space="preserve">        if </w:t>
                      </w:r>
                      <w:proofErr w:type="spellStart"/>
                      <w:r>
                        <w:t>sts.value</w:t>
                      </w:r>
                      <w:proofErr w:type="spellEnd"/>
                      <w:r>
                        <w:t xml:space="preserv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224D4388"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09247853"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5728B94E"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3B392FB3"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14C85000" w14:textId="77777777" w:rsidR="00E06557" w:rsidRDefault="00E06557" w:rsidP="00E06557">
                      <w:r>
                        <w:t xml:space="preserve">                </w:t>
                      </w:r>
                      <w:proofErr w:type="spellStart"/>
                      <w:r>
                        <w:t>calc_buffer_</w:t>
                      </w:r>
                      <w:proofErr w:type="gramStart"/>
                      <w:r>
                        <w:t>t.popleft</w:t>
                      </w:r>
                      <w:proofErr w:type="spellEnd"/>
                      <w:proofErr w:type="gramEnd"/>
                      <w:r>
                        <w:t>()</w:t>
                      </w:r>
                    </w:p>
                    <w:p w14:paraId="63B1C8F2" w14:textId="77777777" w:rsidR="00E06557" w:rsidRDefault="00E06557" w:rsidP="00E06557">
                      <w:r>
                        <w:t xml:space="preserve">                </w:t>
                      </w:r>
                      <w:proofErr w:type="spellStart"/>
                      <w:r>
                        <w:t>calc_buffer_</w:t>
                      </w:r>
                      <w:proofErr w:type="gramStart"/>
                      <w:r>
                        <w:t>v.popleft</w:t>
                      </w:r>
                      <w:proofErr w:type="spellEnd"/>
                      <w:proofErr w:type="gramEnd"/>
                      <w:r>
                        <w: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11502BCE" w14:textId="77777777" w:rsidR="00E06557" w:rsidRDefault="00E06557" w:rsidP="00E06557">
                      <w:r>
                        <w:t xml:space="preserve">            </w:t>
                      </w:r>
                      <w:proofErr w:type="spellStart"/>
                      <w:r>
                        <w:t>threshold_v</w:t>
                      </w:r>
                      <w:proofErr w:type="spellEnd"/>
                      <w:r>
                        <w:t xml:space="preserve">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w:t>
                      </w:r>
                      <w:proofErr w:type="spellStart"/>
                      <w:r>
                        <w:t>threshold_v</w:t>
                      </w:r>
                      <w:proofErr w:type="spellEnd"/>
                      <w:r>
                        <w:t>:</w:t>
                      </w:r>
                    </w:p>
                    <w:p w14:paraId="7F78F224"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5DEE4AEF"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19BD9668"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 xml:space="preserve">except </w:t>
                      </w:r>
                      <w:proofErr w:type="spellStart"/>
                      <w:r>
                        <w:t>KeyboardInterrupt</w:t>
                      </w:r>
                      <w:proofErr w:type="spellEnd"/>
                      <w:r>
                        <w:t>:</w:t>
                      </w:r>
                    </w:p>
                    <w:p w14:paraId="6CB6691F" w14:textId="6E9E0039" w:rsidR="00BF7787" w:rsidRDefault="00E06557" w:rsidP="00E06557">
                      <w:r>
                        <w:t xml:space="preserve">    pass</w:t>
                      </w:r>
                    </w:p>
                  </w:txbxContent>
                </v:textbox>
              </v:shape>
            </w:pict>
          </mc:Fallback>
        </mc:AlternateContent>
      </w:r>
      <w:r>
        <w:br w:type="page"/>
      </w:r>
    </w:p>
    <w:p w14:paraId="53C6619C" w14:textId="438F8BED" w:rsidR="00E06557" w:rsidRDefault="00E06557">
      <w:pPr>
        <w:widowControl/>
        <w:spacing w:after="160"/>
      </w:pPr>
      <w:r>
        <w:rPr>
          <w:rFonts w:hint="eastAsia"/>
          <w:noProof/>
        </w:rPr>
        <w:lastRenderedPageBreak/>
        <mc:AlternateContent>
          <mc:Choice Requires="wps">
            <w:drawing>
              <wp:anchor distT="0" distB="0" distL="114300" distR="114300" simplePos="0" relativeHeight="251661312" behindDoc="0" locked="0" layoutInCell="1" allowOverlap="1" wp14:anchorId="74F7C8EE" wp14:editId="1EC760EC">
                <wp:simplePos x="0" y="0"/>
                <wp:positionH relativeFrom="column">
                  <wp:posOffset>-2773</wp:posOffset>
                </wp:positionH>
                <wp:positionV relativeFrom="paragraph">
                  <wp:posOffset>-2043</wp:posOffset>
                </wp:positionV>
                <wp:extent cx="5495453" cy="8211493"/>
                <wp:effectExtent l="0" t="0" r="16510" b="18415"/>
                <wp:wrapNone/>
                <wp:docPr id="117834282" name="テキスト ボックス 1"/>
                <wp:cNvGraphicFramePr/>
                <a:graphic xmlns:a="http://schemas.openxmlformats.org/drawingml/2006/main">
                  <a:graphicData uri="http://schemas.microsoft.com/office/word/2010/wordprocessingShape">
                    <wps:wsp>
                      <wps:cNvSpPr txBox="1"/>
                      <wps:spPr>
                        <a:xfrm>
                          <a:off x="0" y="0"/>
                          <a:ext cx="5495453" cy="8211493"/>
                        </a:xfrm>
                        <a:prstGeom prst="rect">
                          <a:avLst/>
                        </a:prstGeom>
                        <a:solidFill>
                          <a:schemeClr val="lt1"/>
                        </a:solidFill>
                        <a:ln w="6350">
                          <a:solidFill>
                            <a:prstClr val="black"/>
                          </a:solidFill>
                        </a:ln>
                      </wps:spPr>
                      <wps:txb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r>
                              <w:t>dwf.FDwfAnalogInChannelRangeSet(hdwf, ctypes.c_int(0), ctypes.c_double(5.0))</w:t>
                            </w:r>
                          </w:p>
                          <w:p w14:paraId="1234945C" w14:textId="77777777" w:rsidR="00E06557" w:rsidRDefault="00E06557" w:rsidP="00E06557">
                            <w:r>
                              <w:t>dwf.FDwfAnalogInFrequencySet(hdwf, ctypes.c_double(hzAcq))</w:t>
                            </w:r>
                          </w:p>
                          <w:p w14:paraId="062C464C" w14:textId="77777777" w:rsidR="00E06557" w:rsidRDefault="00E06557" w:rsidP="00E06557">
                            <w:r>
                              <w:t>dwf.FDwfAnalogInBufferSizeSet(hdwf, ctypes.c_int(nSamples))</w:t>
                            </w:r>
                          </w:p>
                          <w:p w14:paraId="6B917FEA" w14:textId="77777777" w:rsidR="00E06557" w:rsidRDefault="00E06557" w:rsidP="00E06557">
                            <w:r>
                              <w:t>dwf.FDwfAnalogInConfigure(hdwf, ctypes.c_int(1), ctypes.c_int(1))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r>
                              <w:t>calc_buffer_t = deque()</w:t>
                            </w:r>
                          </w:p>
                          <w:p w14:paraId="615A2D16" w14:textId="77777777" w:rsidR="00E06557" w:rsidRDefault="00E06557" w:rsidP="00E06557">
                            <w:r>
                              <w:t>calc_buffer_v = deque()</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dwf.FDwfAnalogInStatus(hdwf, ctypes.c_int(1), ctypes.byref(sts))</w:t>
                            </w:r>
                          </w:p>
                          <w:p w14:paraId="27E30379" w14:textId="77777777" w:rsidR="00E06557" w:rsidRDefault="00E06557" w:rsidP="00E06557"/>
                          <w:p w14:paraId="4B090742" w14:textId="77777777" w:rsidR="00E06557" w:rsidRDefault="00E06557" w:rsidP="00E06557">
                            <w:r>
                              <w:t xml:space="preserve">        if sts.value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dwf.FDwfAnalogInStatusData(hdwf, ctypes.c_int(0), rgdSamples, nSamples)</w:t>
                            </w:r>
                          </w:p>
                          <w:p w14:paraId="7645BA5B" w14:textId="77777777" w:rsidR="00E06557" w:rsidRDefault="00E06557" w:rsidP="00E06557">
                            <w:r>
                              <w:t xml:space="preserve">            data_chunk = np.frombuffer(rgdSamples, dtype=np.float64)</w:t>
                            </w:r>
                          </w:p>
                          <w:p w14:paraId="6C0B2C6B" w14:textId="77777777" w:rsidR="00E06557" w:rsidRDefault="00E06557" w:rsidP="00E06557">
                            <w:r>
                              <w:t xml:space="preserve">            current_val = np.max(data_chunk)</w:t>
                            </w:r>
                          </w:p>
                          <w:p w14:paraId="03B3EC5A" w14:textId="77777777" w:rsidR="00E06557" w:rsidRDefault="00E06557" w:rsidP="00E06557">
                            <w:r>
                              <w:t xml:space="preserve">            current_t = time.time() - start_time</w:t>
                            </w:r>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calc_buffer_t.append(current_t)</w:t>
                            </w:r>
                          </w:p>
                          <w:p w14:paraId="002DC8A6" w14:textId="77777777" w:rsidR="00E06557" w:rsidRDefault="00E06557" w:rsidP="00E06557">
                            <w:r>
                              <w:t xml:space="preserve">            calc_buffer_v.append(current_val)</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len(calc_buffer_t) &gt; 0 and (calc_buffer_t[0] &lt; current_t - AVERAGE_WINDOW):</w:t>
                            </w:r>
                          </w:p>
                          <w:p w14:paraId="02A55AE3" w14:textId="77777777" w:rsidR="00E06557" w:rsidRDefault="00E06557" w:rsidP="00E06557">
                            <w:r>
                              <w:t xml:space="preserve">                calc_buffer_t.popleft()</w:t>
                            </w:r>
                          </w:p>
                          <w:p w14:paraId="1C9C582F" w14:textId="77777777" w:rsidR="00E06557" w:rsidRDefault="00E06557" w:rsidP="00E06557">
                            <w:r>
                              <w:t xml:space="preserve">                calc_buffer_v.popleft()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current_avg = sum(calc_buffer_v) / len(calc_buffer_v) if len(calc_buffer_v) &gt; 0 else current_val</w:t>
                            </w:r>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current_val - current_avg</w:t>
                            </w:r>
                          </w:p>
                          <w:p w14:paraId="5E1562AD" w14:textId="77777777" w:rsidR="00E06557" w:rsidRDefault="00E06557" w:rsidP="00E06557">
                            <w:r>
                              <w:t xml:space="preserve">            threshold_v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threshold_v:</w:t>
                            </w:r>
                          </w:p>
                          <w:p w14:paraId="2E5CA3F2" w14:textId="77777777" w:rsidR="00E06557" w:rsidRDefault="00E06557" w:rsidP="00E06557">
                            <w:r>
                              <w:t xml:space="preserve">                print(f"UP DETECTED! (+{diff*1000:.0f} mV)")</w:t>
                            </w:r>
                          </w:p>
                          <w:p w14:paraId="330A428C" w14:textId="77777777" w:rsidR="00E06557" w:rsidRDefault="00E06557" w:rsidP="00E06557">
                            <w:r>
                              <w:t xml:space="preserve">            elif diff &lt; -threshold_v:</w:t>
                            </w:r>
                          </w:p>
                          <w:p w14:paraId="2BA7C136" w14:textId="77777777" w:rsidR="00E06557" w:rsidRDefault="00E06557" w:rsidP="00E06557">
                            <w:r>
                              <w:t xml:space="preserve">                print(f"DOWN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except KeyboardInterrupt:</w:t>
                            </w:r>
                          </w:p>
                          <w:p w14:paraId="0C44B990" w14:textId="77777777" w:rsidR="00E0655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C8EE" id="_x0000_s1027" type="#_x0000_t202" style="position:absolute;margin-left:-.2pt;margin-top:-.15pt;width:432.7pt;height:64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NWPAIAAIQEAAAOAAAAZHJzL2Uyb0RvYy54bWysVE1v2zAMvQ/YfxB0XxwnTtcEcYosRYYB&#13;&#10;RVsgHXpWZCk2JouapMTOfv0o2flot9Owi0yJ1BP5+Oj5XVsrchDWVaBzmg6GlAjNoaj0LqffX9af&#13;&#10;bilxnumCKdAip0fh6N3i44d5Y2ZiBCWoQliCINrNGpPT0nszSxLHS1EzNwAjNDol2Jp53NpdUljW&#13;&#10;IHqtktFweJM0YAtjgQvn8PS+c9JFxJdScP8kpROeqJxibj6uNq7bsCaLOZvtLDNlxfs02D9kUbNK&#13;&#10;46NnqHvmGdnb6g+ouuIWHEg/4FAnIGXFRawBq0mH76rZlMyIWAuS48yZJvf/YPnjYWOeLfHtF2ix&#13;&#10;gYGQxriZw8NQTyttHb6YKUE/Ung80yZaTzgeTrLpJJuMKeHoux2laTYdB5zkct1Y578KqEkwcmqx&#13;&#10;L5Eudnhwvgs9hYTXHKiqWFdKxU3QglgpSw4Mu6h8TBLB30QpTZqc3ownwwj8xhegz/e3ivEffXpX&#13;&#10;UYinNOZ8KT5Yvt22pCquiNlCcUS+LHRScoavK4R/YM4/M4vaQYpwHvwTLlIB5gS9RUkJ9tffzkM8&#13;&#10;thS9lDSoxZy6n3tmBSXqm8ZmT9MsC+KNm2zyeYQbe+3ZXnv0vl4BEpXi5BkezRDv1cmUFupXHJtl&#13;&#10;eBVdTHN8O6f+ZK58NyE4dlwslzEI5WqYf9AbwwN0aEyg9aV9Zdb0bfWoiEc4qZbN3nW3iw03NSz3&#13;&#10;HmQVWx947ljt6UepR/H0Yxlm6Xofoy4/j8VvAAAA//8DAFBLAwQUAAYACAAAACEAAg0Rmd8AAAAN&#13;&#10;AQAADwAAAGRycy9kb3ducmV2LnhtbExPy07DMBC8I/EP1iJxa50GqNw0TsWjcOmJgji7sWtbjddR&#13;&#10;7Kbh71lOcNnVambnUW+m0LHRDMlHlLCYF8AMtlF7tBI+P15nAljKCrXqIhoJ3ybBprm+qlWl4wXf&#13;&#10;zbjPlpEIpkpJcDn3FeepdSaoNI+9QcKOcQgq0zlYrgd1IfHQ8bIoljwoj+TgVG+enWlP+3OQsH2y&#13;&#10;K9sKNbit0N6P09dxZ9+kvL2ZXtY0HtfAspny3wf8dqD80FCwQzyjTqyTMLsnIq07YISK5QPVOxCt&#13;&#10;XJUCeFPz/y2aHwAAAP//AwBQSwECLQAUAAYACAAAACEAtoM4kv4AAADhAQAAEwAAAAAAAAAAAAAA&#13;&#10;AAAAAAAAW0NvbnRlbnRfVHlwZXNdLnhtbFBLAQItABQABgAIAAAAIQA4/SH/1gAAAJQBAAALAAAA&#13;&#10;AAAAAAAAAAAAAC8BAABfcmVscy8ucmVsc1BLAQItABQABgAIAAAAIQCgH+NWPAIAAIQEAAAOAAAA&#13;&#10;AAAAAAAAAAAAAC4CAABkcnMvZTJvRG9jLnhtbFBLAQItABQABgAIAAAAIQACDRGZ3wAAAA0BAAAP&#13;&#10;AAAAAAAAAAAAAAAAAJYEAABkcnMvZG93bnJldi54bWxQSwUGAAAAAAQABADzAAAAogUAAAAA&#13;&#10;" fillcolor="white [3201]" strokeweight=".5pt">
                <v:textbo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proofErr w:type="spellStart"/>
                      <w:proofErr w:type="gramStart"/>
                      <w:r>
                        <w:t>dwf.FDwfAnalogInChannelRangeSet</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ctypes.c_</w:t>
                      </w:r>
                      <w:proofErr w:type="gramStart"/>
                      <w:r>
                        <w:t>double</w:t>
                      </w:r>
                      <w:proofErr w:type="spellEnd"/>
                      <w:r>
                        <w:t>(</w:t>
                      </w:r>
                      <w:proofErr w:type="gramEnd"/>
                      <w:r>
                        <w:t>5.0))</w:t>
                      </w:r>
                    </w:p>
                    <w:p w14:paraId="1234945C" w14:textId="77777777" w:rsidR="00E06557" w:rsidRDefault="00E06557" w:rsidP="00E06557">
                      <w:proofErr w:type="spellStart"/>
                      <w:proofErr w:type="gramStart"/>
                      <w:r>
                        <w:t>dwf.FDwfAnalogInFrequencySet</w:t>
                      </w:r>
                      <w:proofErr w:type="spellEnd"/>
                      <w:proofErr w:type="gramEnd"/>
                      <w:r>
                        <w:t>(</w:t>
                      </w:r>
                      <w:proofErr w:type="spellStart"/>
                      <w:r>
                        <w:t>hdwf</w:t>
                      </w:r>
                      <w:proofErr w:type="spellEnd"/>
                      <w:r>
                        <w:t xml:space="preserve">, </w:t>
                      </w:r>
                      <w:proofErr w:type="spellStart"/>
                      <w:r>
                        <w:t>ctypes.c_double</w:t>
                      </w:r>
                      <w:proofErr w:type="spellEnd"/>
                      <w:r>
                        <w:t>(</w:t>
                      </w:r>
                      <w:proofErr w:type="spellStart"/>
                      <w:r>
                        <w:t>hzAcq</w:t>
                      </w:r>
                      <w:proofErr w:type="spellEnd"/>
                      <w:r>
                        <w:t>))</w:t>
                      </w:r>
                    </w:p>
                    <w:p w14:paraId="062C464C" w14:textId="77777777" w:rsidR="00E06557" w:rsidRDefault="00E06557" w:rsidP="00E06557">
                      <w:proofErr w:type="spellStart"/>
                      <w:proofErr w:type="gramStart"/>
                      <w:r>
                        <w:t>dwf.FDwfAnalogInBufferSizeSet</w:t>
                      </w:r>
                      <w:proofErr w:type="spellEnd"/>
                      <w:proofErr w:type="gramEnd"/>
                      <w:r>
                        <w:t>(</w:t>
                      </w:r>
                      <w:proofErr w:type="spellStart"/>
                      <w:r>
                        <w:t>hdwf</w:t>
                      </w:r>
                      <w:proofErr w:type="spellEnd"/>
                      <w:r>
                        <w:t xml:space="preserve">, </w:t>
                      </w:r>
                      <w:proofErr w:type="spellStart"/>
                      <w:r>
                        <w:t>ctypes.c_int</w:t>
                      </w:r>
                      <w:proofErr w:type="spellEnd"/>
                      <w:r>
                        <w:t>(</w:t>
                      </w:r>
                      <w:proofErr w:type="spellStart"/>
                      <w:r>
                        <w:t>nSamples</w:t>
                      </w:r>
                      <w:proofErr w:type="spellEnd"/>
                      <w:r>
                        <w:t>))</w:t>
                      </w:r>
                    </w:p>
                    <w:p w14:paraId="6B917FEA" w14:textId="77777777" w:rsidR="00E06557" w:rsidRDefault="00E06557" w:rsidP="00E06557">
                      <w:proofErr w:type="spellStart"/>
                      <w:proofErr w:type="gramStart"/>
                      <w:r>
                        <w:t>dwf.FDwfAnalogInConfigure</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r>
                        <w:t>ctypes.c_</w:t>
                      </w:r>
                      <w:proofErr w:type="gramStart"/>
                      <w:r>
                        <w:t>int</w:t>
                      </w:r>
                      <w:proofErr w:type="spellEnd"/>
                      <w:r>
                        <w:t>(</w:t>
                      </w:r>
                      <w:proofErr w:type="gramEnd"/>
                      <w:r>
                        <w: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proofErr w:type="spellStart"/>
                      <w:r>
                        <w:t>calc_buffer_t</w:t>
                      </w:r>
                      <w:proofErr w:type="spellEnd"/>
                      <w:r>
                        <w:t xml:space="preserve"> = </w:t>
                      </w:r>
                      <w:proofErr w:type="gramStart"/>
                      <w:r>
                        <w:t>deque(</w:t>
                      </w:r>
                      <w:proofErr w:type="gramEnd"/>
                      <w:r>
                        <w:t>)</w:t>
                      </w:r>
                    </w:p>
                    <w:p w14:paraId="615A2D16" w14:textId="77777777" w:rsidR="00E06557" w:rsidRDefault="00E06557" w:rsidP="00E06557">
                      <w:proofErr w:type="spellStart"/>
                      <w:r>
                        <w:t>calc_buffer_v</w:t>
                      </w:r>
                      <w:proofErr w:type="spellEnd"/>
                      <w:r>
                        <w:t xml:space="preserve"> = </w:t>
                      </w:r>
                      <w:proofErr w:type="gramStart"/>
                      <w:r>
                        <w:t>deque(</w:t>
                      </w:r>
                      <w:proofErr w:type="gramEnd"/>
                      <w:r>
                        <w:t>)</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w:t>
                      </w:r>
                      <w:proofErr w:type="spellStart"/>
                      <w:proofErr w:type="gramStart"/>
                      <w:r>
                        <w:t>dwf.FDwfAnalogInStatus</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1), </w:t>
                      </w:r>
                      <w:proofErr w:type="spellStart"/>
                      <w:proofErr w:type="gramStart"/>
                      <w:r>
                        <w:t>ctypes.byref</w:t>
                      </w:r>
                      <w:proofErr w:type="spellEnd"/>
                      <w:proofErr w:type="gramEnd"/>
                      <w:r>
                        <w:t>(</w:t>
                      </w:r>
                      <w:proofErr w:type="spellStart"/>
                      <w:r>
                        <w:t>sts</w:t>
                      </w:r>
                      <w:proofErr w:type="spellEnd"/>
                      <w:r>
                        <w:t>))</w:t>
                      </w:r>
                    </w:p>
                    <w:p w14:paraId="27E30379" w14:textId="77777777" w:rsidR="00E06557" w:rsidRDefault="00E06557" w:rsidP="00E06557"/>
                    <w:p w14:paraId="4B090742" w14:textId="77777777" w:rsidR="00E06557" w:rsidRDefault="00E06557" w:rsidP="00E06557">
                      <w:r>
                        <w:t xml:space="preserve">        if </w:t>
                      </w:r>
                      <w:proofErr w:type="spellStart"/>
                      <w:r>
                        <w:t>sts.value</w:t>
                      </w:r>
                      <w:proofErr w:type="spellEnd"/>
                      <w:r>
                        <w:t xml:space="preserv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w:t>
                      </w:r>
                      <w:proofErr w:type="spellStart"/>
                      <w:proofErr w:type="gramStart"/>
                      <w:r>
                        <w:t>dwf.FDwfAnalogInStatusData</w:t>
                      </w:r>
                      <w:proofErr w:type="spellEnd"/>
                      <w:proofErr w:type="gramEnd"/>
                      <w:r>
                        <w:t>(</w:t>
                      </w:r>
                      <w:proofErr w:type="spellStart"/>
                      <w:r>
                        <w:t>hdwf</w:t>
                      </w:r>
                      <w:proofErr w:type="spellEnd"/>
                      <w:r>
                        <w:t xml:space="preserve">, </w:t>
                      </w:r>
                      <w:proofErr w:type="spellStart"/>
                      <w:r>
                        <w:t>ctypes.c_</w:t>
                      </w:r>
                      <w:proofErr w:type="gramStart"/>
                      <w:r>
                        <w:t>int</w:t>
                      </w:r>
                      <w:proofErr w:type="spellEnd"/>
                      <w:r>
                        <w:t>(</w:t>
                      </w:r>
                      <w:proofErr w:type="gramEnd"/>
                      <w:r>
                        <w:t xml:space="preserve">0), </w:t>
                      </w:r>
                      <w:proofErr w:type="spellStart"/>
                      <w:r>
                        <w:t>rgdSamples</w:t>
                      </w:r>
                      <w:proofErr w:type="spellEnd"/>
                      <w:r>
                        <w:t xml:space="preserve">, </w:t>
                      </w:r>
                      <w:proofErr w:type="spellStart"/>
                      <w:r>
                        <w:t>nSamples</w:t>
                      </w:r>
                      <w:proofErr w:type="spellEnd"/>
                      <w:r>
                        <w:t>)</w:t>
                      </w:r>
                    </w:p>
                    <w:p w14:paraId="7645BA5B" w14:textId="77777777" w:rsidR="00E06557" w:rsidRDefault="00E06557" w:rsidP="00E06557">
                      <w:r>
                        <w:t xml:space="preserve">            </w:t>
                      </w:r>
                      <w:proofErr w:type="spellStart"/>
                      <w:r>
                        <w:t>data_chunk</w:t>
                      </w:r>
                      <w:proofErr w:type="spellEnd"/>
                      <w:r>
                        <w:t xml:space="preserve"> = </w:t>
                      </w:r>
                      <w:proofErr w:type="spellStart"/>
                      <w:proofErr w:type="gramStart"/>
                      <w:r>
                        <w:t>np.frombuffer</w:t>
                      </w:r>
                      <w:proofErr w:type="spellEnd"/>
                      <w:proofErr w:type="gramEnd"/>
                      <w:r>
                        <w:t>(</w:t>
                      </w:r>
                      <w:proofErr w:type="spellStart"/>
                      <w:r>
                        <w:t>rgdSamples</w:t>
                      </w:r>
                      <w:proofErr w:type="spellEnd"/>
                      <w:r>
                        <w:t xml:space="preserve">, </w:t>
                      </w:r>
                      <w:proofErr w:type="spellStart"/>
                      <w:r>
                        <w:t>dtype</w:t>
                      </w:r>
                      <w:proofErr w:type="spellEnd"/>
                      <w:r>
                        <w:t>=</w:t>
                      </w:r>
                      <w:proofErr w:type="gramStart"/>
                      <w:r>
                        <w:t>np.float</w:t>
                      </w:r>
                      <w:proofErr w:type="gramEnd"/>
                      <w:r>
                        <w:t>64)</w:t>
                      </w:r>
                    </w:p>
                    <w:p w14:paraId="6C0B2C6B" w14:textId="77777777" w:rsidR="00E06557" w:rsidRDefault="00E06557" w:rsidP="00E06557">
                      <w:r>
                        <w:t xml:space="preserve">            </w:t>
                      </w:r>
                      <w:proofErr w:type="spellStart"/>
                      <w:r>
                        <w:t>current_val</w:t>
                      </w:r>
                      <w:proofErr w:type="spellEnd"/>
                      <w:r>
                        <w:t xml:space="preserve"> = </w:t>
                      </w:r>
                      <w:proofErr w:type="spellStart"/>
                      <w:r>
                        <w:t>np.max</w:t>
                      </w:r>
                      <w:proofErr w:type="spellEnd"/>
                      <w:r>
                        <w:t>(</w:t>
                      </w:r>
                      <w:proofErr w:type="spellStart"/>
                      <w:r>
                        <w:t>data_chunk</w:t>
                      </w:r>
                      <w:proofErr w:type="spellEnd"/>
                      <w:r>
                        <w:t>)</w:t>
                      </w:r>
                    </w:p>
                    <w:p w14:paraId="03B3EC5A" w14:textId="77777777" w:rsidR="00E06557" w:rsidRDefault="00E06557" w:rsidP="00E06557">
                      <w:r>
                        <w:t xml:space="preserve">            </w:t>
                      </w:r>
                      <w:proofErr w:type="spellStart"/>
                      <w:r>
                        <w:t>current_t</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w:t>
                      </w:r>
                      <w:proofErr w:type="spellStart"/>
                      <w:r>
                        <w:t>calc_buffer_</w:t>
                      </w:r>
                      <w:proofErr w:type="gramStart"/>
                      <w:r>
                        <w:t>t.append</w:t>
                      </w:r>
                      <w:proofErr w:type="spellEnd"/>
                      <w:proofErr w:type="gramEnd"/>
                      <w:r>
                        <w:t>(</w:t>
                      </w:r>
                      <w:proofErr w:type="spellStart"/>
                      <w:r>
                        <w:t>current_t</w:t>
                      </w:r>
                      <w:proofErr w:type="spellEnd"/>
                      <w:r>
                        <w:t>)</w:t>
                      </w:r>
                    </w:p>
                    <w:p w14:paraId="002DC8A6" w14:textId="77777777" w:rsidR="00E06557" w:rsidRDefault="00E06557" w:rsidP="00E06557">
                      <w:r>
                        <w:t xml:space="preserve">            </w:t>
                      </w:r>
                      <w:proofErr w:type="spellStart"/>
                      <w:r>
                        <w:t>calc_buffer_</w:t>
                      </w:r>
                      <w:proofErr w:type="gramStart"/>
                      <w:r>
                        <w:t>v.append</w:t>
                      </w:r>
                      <w:proofErr w:type="spellEnd"/>
                      <w:proofErr w:type="gramEnd"/>
                      <w:r>
                        <w:t>(</w:t>
                      </w:r>
                      <w:proofErr w:type="spellStart"/>
                      <w:r>
                        <w:t>current_val</w:t>
                      </w:r>
                      <w:proofErr w:type="spellEnd"/>
                      <w:r>
                        <w:t>)</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w:t>
                      </w:r>
                      <w:proofErr w:type="spellStart"/>
                      <w:r>
                        <w:t>len</w:t>
                      </w:r>
                      <w:proofErr w:type="spellEnd"/>
                      <w:r>
                        <w:t>(</w:t>
                      </w:r>
                      <w:proofErr w:type="spellStart"/>
                      <w:r>
                        <w:t>calc_buffer_t</w:t>
                      </w:r>
                      <w:proofErr w:type="spellEnd"/>
                      <w:r>
                        <w:t>) &gt; 0 and (</w:t>
                      </w:r>
                      <w:proofErr w:type="spellStart"/>
                      <w:r>
                        <w:t>calc_buffer_</w:t>
                      </w:r>
                      <w:proofErr w:type="gramStart"/>
                      <w:r>
                        <w:t>t</w:t>
                      </w:r>
                      <w:proofErr w:type="spellEnd"/>
                      <w:r>
                        <w:t>[</w:t>
                      </w:r>
                      <w:proofErr w:type="gramEnd"/>
                      <w:r>
                        <w:t xml:space="preserve">0] &lt; </w:t>
                      </w:r>
                      <w:proofErr w:type="spellStart"/>
                      <w:r>
                        <w:t>current_t</w:t>
                      </w:r>
                      <w:proofErr w:type="spellEnd"/>
                      <w:r>
                        <w:t xml:space="preserve"> - AVERAGE_WINDOW):</w:t>
                      </w:r>
                    </w:p>
                    <w:p w14:paraId="02A55AE3" w14:textId="77777777" w:rsidR="00E06557" w:rsidRDefault="00E06557" w:rsidP="00E06557">
                      <w:r>
                        <w:t xml:space="preserve">                </w:t>
                      </w:r>
                      <w:proofErr w:type="spellStart"/>
                      <w:r>
                        <w:t>calc_buffer_</w:t>
                      </w:r>
                      <w:proofErr w:type="gramStart"/>
                      <w:r>
                        <w:t>t.popleft</w:t>
                      </w:r>
                      <w:proofErr w:type="spellEnd"/>
                      <w:proofErr w:type="gramEnd"/>
                      <w:r>
                        <w:t>()</w:t>
                      </w:r>
                    </w:p>
                    <w:p w14:paraId="1C9C582F" w14:textId="77777777" w:rsidR="00E06557" w:rsidRDefault="00E06557" w:rsidP="00E06557">
                      <w:r>
                        <w:t xml:space="preserve">                </w:t>
                      </w:r>
                      <w:proofErr w:type="spellStart"/>
                      <w:r>
                        <w:t>calc_buffer_</w:t>
                      </w:r>
                      <w:proofErr w:type="gramStart"/>
                      <w:r>
                        <w:t>v.popleft</w:t>
                      </w:r>
                      <w:proofErr w:type="spellEnd"/>
                      <w:proofErr w:type="gramEnd"/>
                      <w:r>
                        <w: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w:t>
                      </w:r>
                      <w:proofErr w:type="spellStart"/>
                      <w:r>
                        <w:t>current_val</w:t>
                      </w:r>
                      <w:proofErr w:type="spellEnd"/>
                      <w:r>
                        <w:t xml:space="preserve"> - </w:t>
                      </w:r>
                      <w:proofErr w:type="spellStart"/>
                      <w:r>
                        <w:t>current_avg</w:t>
                      </w:r>
                      <w:proofErr w:type="spellEnd"/>
                    </w:p>
                    <w:p w14:paraId="5E1562AD" w14:textId="77777777" w:rsidR="00E06557" w:rsidRDefault="00E06557" w:rsidP="00E06557">
                      <w:r>
                        <w:t xml:space="preserve">            </w:t>
                      </w:r>
                      <w:proofErr w:type="spellStart"/>
                      <w:r>
                        <w:t>threshold_v</w:t>
                      </w:r>
                      <w:proofErr w:type="spellEnd"/>
                      <w:r>
                        <w:t xml:space="preserve">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w:t>
                      </w:r>
                      <w:proofErr w:type="spellStart"/>
                      <w:r>
                        <w:t>threshold_v</w:t>
                      </w:r>
                      <w:proofErr w:type="spellEnd"/>
                      <w:r>
                        <w:t>:</w:t>
                      </w:r>
                    </w:p>
                    <w:p w14:paraId="2E5CA3F2" w14:textId="77777777" w:rsidR="00E06557" w:rsidRDefault="00E06557" w:rsidP="00E06557">
                      <w:r>
                        <w:t xml:space="preserve">                </w:t>
                      </w:r>
                      <w:proofErr w:type="gramStart"/>
                      <w:r>
                        <w:t>print(</w:t>
                      </w:r>
                      <w:proofErr w:type="spellStart"/>
                      <w:proofErr w:type="gramEnd"/>
                      <w:r>
                        <w:t>f"UP</w:t>
                      </w:r>
                      <w:proofErr w:type="spellEnd"/>
                      <w:r>
                        <w:t xml:space="preserve"> DETECTED! (+{diff*1000:.0f} mV)")</w:t>
                      </w:r>
                    </w:p>
                    <w:p w14:paraId="330A428C" w14:textId="77777777" w:rsidR="00E06557" w:rsidRDefault="00E06557" w:rsidP="00E06557">
                      <w:r>
                        <w:t xml:space="preserve">            </w:t>
                      </w:r>
                      <w:proofErr w:type="spellStart"/>
                      <w:r>
                        <w:t>elif</w:t>
                      </w:r>
                      <w:proofErr w:type="spellEnd"/>
                      <w:r>
                        <w:t xml:space="preserve"> diff &lt; -</w:t>
                      </w:r>
                      <w:proofErr w:type="spellStart"/>
                      <w:r>
                        <w:t>threshold_v</w:t>
                      </w:r>
                      <w:proofErr w:type="spellEnd"/>
                      <w:r>
                        <w:t>:</w:t>
                      </w:r>
                    </w:p>
                    <w:p w14:paraId="2BA7C136" w14:textId="77777777" w:rsidR="00E06557" w:rsidRDefault="00E06557" w:rsidP="00E06557">
                      <w:r>
                        <w:t xml:space="preserve">                </w:t>
                      </w:r>
                      <w:proofErr w:type="gramStart"/>
                      <w:r>
                        <w:t>print(</w:t>
                      </w:r>
                      <w:proofErr w:type="spellStart"/>
                      <w:proofErr w:type="gramEnd"/>
                      <w:r>
                        <w:t>f"DOWN</w:t>
                      </w:r>
                      <w:proofErr w:type="spellEnd"/>
                      <w:r>
                        <w:t xml:space="preserve">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 xml:space="preserve">except </w:t>
                      </w:r>
                      <w:proofErr w:type="spellStart"/>
                      <w:r>
                        <w:t>KeyboardInterrupt</w:t>
                      </w:r>
                      <w:proofErr w:type="spellEnd"/>
                      <w:r>
                        <w:t>:</w:t>
                      </w:r>
                    </w:p>
                    <w:p w14:paraId="0C44B990" w14:textId="77777777" w:rsidR="00E06557" w:rsidRDefault="00E06557" w:rsidP="00E06557">
                      <w:r>
                        <w:t xml:space="preserve">    pass</w:t>
                      </w:r>
                    </w:p>
                  </w:txbxContent>
                </v:textbox>
              </v:shape>
            </w:pict>
          </mc:Fallback>
        </mc:AlternateContent>
      </w:r>
      <w:r>
        <w:br w:type="page"/>
      </w:r>
    </w:p>
    <w:p w14:paraId="2FE5895C" w14:textId="24ED7F81" w:rsidR="00E06557" w:rsidRDefault="0011440E" w:rsidP="000A230B">
      <w:r>
        <w:rPr>
          <w:rFonts w:hint="eastAsia"/>
          <w:noProof/>
        </w:rPr>
        <w:lastRenderedPageBreak/>
        <mc:AlternateContent>
          <mc:Choice Requires="wps">
            <w:drawing>
              <wp:anchor distT="0" distB="0" distL="114300" distR="114300" simplePos="0" relativeHeight="251663360" behindDoc="0" locked="0" layoutInCell="1" allowOverlap="1" wp14:anchorId="464134C8" wp14:editId="0E9D8EC6">
                <wp:simplePos x="0" y="0"/>
                <wp:positionH relativeFrom="column">
                  <wp:posOffset>-2773</wp:posOffset>
                </wp:positionH>
                <wp:positionV relativeFrom="paragraph">
                  <wp:posOffset>-2043</wp:posOffset>
                </wp:positionV>
                <wp:extent cx="5495453" cy="4535786"/>
                <wp:effectExtent l="0" t="0" r="16510" b="11430"/>
                <wp:wrapNone/>
                <wp:docPr id="2096026159" name="テキスト ボックス 1"/>
                <wp:cNvGraphicFramePr/>
                <a:graphic xmlns:a="http://schemas.openxmlformats.org/drawingml/2006/main">
                  <a:graphicData uri="http://schemas.microsoft.com/office/word/2010/wordprocessingShape">
                    <wps:wsp>
                      <wps:cNvSpPr txBox="1"/>
                      <wps:spPr>
                        <a:xfrm>
                          <a:off x="0" y="0"/>
                          <a:ext cx="5495453" cy="4535786"/>
                        </a:xfrm>
                        <a:prstGeom prst="rect">
                          <a:avLst/>
                        </a:prstGeom>
                        <a:solidFill>
                          <a:schemeClr val="lt1"/>
                        </a:solidFill>
                        <a:ln w="6350">
                          <a:solidFill>
                            <a:prstClr val="black"/>
                          </a:solidFill>
                        </a:ln>
                      </wps:spPr>
                      <wps:txb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current_avg = sum(calc_buffer_v) / len(calc_buffer_v) if len(calc_buffer_v) &gt; 0 else current_val</w:t>
                            </w:r>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current_val - current_avg</w:t>
                            </w:r>
                          </w:p>
                          <w:p w14:paraId="6532DDC4" w14:textId="77777777" w:rsidR="0011440E" w:rsidRDefault="0011440E" w:rsidP="0011440E">
                            <w:r>
                              <w:t xml:space="preserve">            threshold_v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threshold_v:</w:t>
                            </w:r>
                          </w:p>
                          <w:p w14:paraId="782D72F0" w14:textId="77777777" w:rsidR="0011440E" w:rsidRDefault="0011440E" w:rsidP="0011440E">
                            <w:r>
                              <w:t xml:space="preserve">                print(f"UP DETECTED! (+{diff*1000:.0f} mV)")</w:t>
                            </w:r>
                          </w:p>
                          <w:p w14:paraId="029F515C" w14:textId="77777777" w:rsidR="0011440E" w:rsidRDefault="0011440E" w:rsidP="0011440E">
                            <w:r>
                              <w:t xml:space="preserve">            elif diff &lt; -threshold_v:</w:t>
                            </w:r>
                          </w:p>
                          <w:p w14:paraId="3500E6C0" w14:textId="77777777" w:rsidR="0011440E" w:rsidRDefault="0011440E" w:rsidP="0011440E">
                            <w:r>
                              <w:t xml:space="preserve">                print(f"DOWN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except KeyboardInterrupt:</w:t>
                            </w:r>
                          </w:p>
                          <w:p w14:paraId="0F0A9B1E" w14:textId="77777777" w:rsidR="0011440E" w:rsidRDefault="0011440E" w:rsidP="0011440E">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34C8" id="_x0000_s1028" type="#_x0000_t202" style="position:absolute;margin-left:-.2pt;margin-top:-.15pt;width:432.7pt;height:35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bImPQIAAIQEAAAOAAAAZHJzL2Uyb0RvYy54bWysVE1v2zAMvQ/YfxB0X5ykcdoacYosRYYB&#13;&#10;RVsgLXpWZCk2JouapMTOfv0o2flot9Owi0yJ1BP5+OjZXVsrshfWVaBzOhoMKRGaQ1HpbU5fX1Zf&#13;&#10;bihxnumCKdAipwfh6N3886dZYzIxhhJUISxBEO2yxuS09N5kSeJ4KWrmBmCERqcEWzOPW7tNCssa&#13;&#10;RK9VMh4Op0kDtjAWuHAOT+87J51HfCkF909SOuGJyinm5uNq47oJazKfsWxrmSkr3qfB/iGLmlUa&#13;&#10;Hz1B3TPPyM5Wf0DVFbfgQPoBhzoBKSsuYg1YzWj4oZp1yYyItSA5zpxocv8Plj/u1+bZEt9+hRYb&#13;&#10;GAhpjMscHoZ6Wmnr8MVMCfqRwsOJNtF6wvEwndymk/SKEo4+NNLrm2nASc7XjXX+m4CaBCOnFvsS&#13;&#10;6WL7B+e70GNIeM2BqopVpVTcBC2IpbJkz7CLysckEfxdlNKkyen0Kh1G4He+AH26v1GM/+jTu4hC&#13;&#10;PKUx53PxwfLtpiVVkdPxkZgNFAfky0InJWf4qkL4B+b8M7OoHaQI58E/4SIVYE7QW5SUYH/97TzE&#13;&#10;Y0vRS0mDWsyp+7ljVlCivmts9u1oMgnijZtJej3Gjb30bC49elcvAYka4eQZHs0Q79XRlBbqNxyb&#13;&#10;RXgVXUxzfDun/mgufTchOHZcLBYxCOVqmH/Qa8MDdGhMoPWlfWPW9G31qIhHOKqWZR+628WGmxoW&#13;&#10;Ow+yiq0PPHes9vSj1KN4+rEMs3S5j1Hnn8f8NwAAAP//AwBQSwMEFAAGAAgAAAAhAOc7sizgAAAA&#13;&#10;DAEAAA8AAABkcnMvZG93bnJldi54bWxMj09PwzAMxe9IfIfISNy2dDBG6ZpO/BlcODEQZ6/J0ojG&#13;&#10;qZKsK98ec4KLLevZz+9Xbybfi9HE5AIpWMwLEIbaoB1ZBR/vz7MSRMpIGvtARsG3SbBpzs9qrHQ4&#13;&#10;0ZsZd9kKNqFUoYIu56GSMrWd8ZjmYTDE2iFEj5nHaKWOeGJz38urolhJj474Q4eDeexM+7U7egXb&#13;&#10;B3tn2xJjty21c+P0eXi1L0pdXkxPay73axDZTPnvAn4ZOD80HGwfjqST6BXMlrzI7RoEq+XqhvH2&#13;&#10;Cm4XywJkU8v/EM0PAAAA//8DAFBLAQItABQABgAIAAAAIQC2gziS/gAAAOEBAAATAAAAAAAAAAAA&#13;&#10;AAAAAAAAAABbQ29udGVudF9UeXBlc10ueG1sUEsBAi0AFAAGAAgAAAAhADj9If/WAAAAlAEAAAsA&#13;&#10;AAAAAAAAAAAAAAAALwEAAF9yZWxzLy5yZWxzUEsBAi0AFAAGAAgAAAAhAOEFsiY9AgAAhAQAAA4A&#13;&#10;AAAAAAAAAAAAAAAALgIAAGRycy9lMm9Eb2MueG1sUEsBAi0AFAAGAAgAAAAhAOc7sizgAAAADAEA&#13;&#10;AA8AAAAAAAAAAAAAAAAAlwQAAGRycy9kb3ducmV2LnhtbFBLBQYAAAAABAAEAPMAAACkBQAAAAA=&#13;&#10;" fillcolor="white [3201]" strokeweight=".5pt">
                <v:textbo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w:t>
                      </w:r>
                      <w:proofErr w:type="spellStart"/>
                      <w:r>
                        <w:t>current_avg</w:t>
                      </w:r>
                      <w:proofErr w:type="spellEnd"/>
                      <w:r>
                        <w:t xml:space="preserve"> = sum(</w:t>
                      </w:r>
                      <w:proofErr w:type="spellStart"/>
                      <w:r>
                        <w:t>calc_buffer_v</w:t>
                      </w:r>
                      <w:proofErr w:type="spellEnd"/>
                      <w:r>
                        <w:t xml:space="preserve">) / </w:t>
                      </w:r>
                      <w:proofErr w:type="spellStart"/>
                      <w:r>
                        <w:t>len</w:t>
                      </w:r>
                      <w:proofErr w:type="spellEnd"/>
                      <w:r>
                        <w:t>(</w:t>
                      </w:r>
                      <w:proofErr w:type="spellStart"/>
                      <w:r>
                        <w:t>calc_buffer_v</w:t>
                      </w:r>
                      <w:proofErr w:type="spellEnd"/>
                      <w:r>
                        <w:t xml:space="preserve">) if </w:t>
                      </w:r>
                      <w:proofErr w:type="spellStart"/>
                      <w:r>
                        <w:t>len</w:t>
                      </w:r>
                      <w:proofErr w:type="spellEnd"/>
                      <w:r>
                        <w:t>(</w:t>
                      </w:r>
                      <w:proofErr w:type="spellStart"/>
                      <w:r>
                        <w:t>calc_buffer_v</w:t>
                      </w:r>
                      <w:proofErr w:type="spellEnd"/>
                      <w:r>
                        <w:t xml:space="preserve">) &gt; 0 else </w:t>
                      </w:r>
                      <w:proofErr w:type="spellStart"/>
                      <w:r>
                        <w:t>current_val</w:t>
                      </w:r>
                      <w:proofErr w:type="spellEnd"/>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w:t>
                      </w:r>
                      <w:proofErr w:type="spellStart"/>
                      <w:r>
                        <w:t>current_val</w:t>
                      </w:r>
                      <w:proofErr w:type="spellEnd"/>
                      <w:r>
                        <w:t xml:space="preserve"> - </w:t>
                      </w:r>
                      <w:proofErr w:type="spellStart"/>
                      <w:r>
                        <w:t>current_avg</w:t>
                      </w:r>
                      <w:proofErr w:type="spellEnd"/>
                    </w:p>
                    <w:p w14:paraId="6532DDC4" w14:textId="77777777" w:rsidR="0011440E" w:rsidRDefault="0011440E" w:rsidP="0011440E">
                      <w:r>
                        <w:t xml:space="preserve">            </w:t>
                      </w:r>
                      <w:proofErr w:type="spellStart"/>
                      <w:r>
                        <w:t>threshold_v</w:t>
                      </w:r>
                      <w:proofErr w:type="spellEnd"/>
                      <w:r>
                        <w:t xml:space="preserve">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w:t>
                      </w:r>
                      <w:proofErr w:type="spellStart"/>
                      <w:r>
                        <w:t>threshold_v</w:t>
                      </w:r>
                      <w:proofErr w:type="spellEnd"/>
                      <w:r>
                        <w:t>:</w:t>
                      </w:r>
                    </w:p>
                    <w:p w14:paraId="782D72F0" w14:textId="77777777" w:rsidR="0011440E" w:rsidRDefault="0011440E" w:rsidP="0011440E">
                      <w:r>
                        <w:t xml:space="preserve">                </w:t>
                      </w:r>
                      <w:proofErr w:type="gramStart"/>
                      <w:r>
                        <w:t>print(</w:t>
                      </w:r>
                      <w:proofErr w:type="spellStart"/>
                      <w:proofErr w:type="gramEnd"/>
                      <w:r>
                        <w:t>f"UP</w:t>
                      </w:r>
                      <w:proofErr w:type="spellEnd"/>
                      <w:r>
                        <w:t xml:space="preserve"> DETECTED! (+{diff*1000:.0f} mV)")</w:t>
                      </w:r>
                    </w:p>
                    <w:p w14:paraId="029F515C" w14:textId="77777777" w:rsidR="0011440E" w:rsidRDefault="0011440E" w:rsidP="0011440E">
                      <w:r>
                        <w:t xml:space="preserve">            </w:t>
                      </w:r>
                      <w:proofErr w:type="spellStart"/>
                      <w:r>
                        <w:t>elif</w:t>
                      </w:r>
                      <w:proofErr w:type="spellEnd"/>
                      <w:r>
                        <w:t xml:space="preserve"> diff &lt; -</w:t>
                      </w:r>
                      <w:proofErr w:type="spellStart"/>
                      <w:r>
                        <w:t>threshold_v</w:t>
                      </w:r>
                      <w:proofErr w:type="spellEnd"/>
                      <w:r>
                        <w:t>:</w:t>
                      </w:r>
                    </w:p>
                    <w:p w14:paraId="3500E6C0" w14:textId="77777777" w:rsidR="0011440E" w:rsidRDefault="0011440E" w:rsidP="0011440E">
                      <w:r>
                        <w:t xml:space="preserve">                </w:t>
                      </w:r>
                      <w:proofErr w:type="gramStart"/>
                      <w:r>
                        <w:t>print(</w:t>
                      </w:r>
                      <w:proofErr w:type="spellStart"/>
                      <w:proofErr w:type="gramEnd"/>
                      <w:r>
                        <w:t>f"DOWN</w:t>
                      </w:r>
                      <w:proofErr w:type="spellEnd"/>
                      <w:r>
                        <w:t xml:space="preserve">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 xml:space="preserve">except </w:t>
                      </w:r>
                      <w:proofErr w:type="spellStart"/>
                      <w:r>
                        <w:t>KeyboardInterrupt</w:t>
                      </w:r>
                      <w:proofErr w:type="spellEnd"/>
                      <w:r>
                        <w:t>:</w:t>
                      </w:r>
                    </w:p>
                    <w:p w14:paraId="0F0A9B1E" w14:textId="77777777" w:rsidR="0011440E" w:rsidRDefault="0011440E" w:rsidP="0011440E">
                      <w:r>
                        <w:t xml:space="preserve">    pass</w:t>
                      </w:r>
                    </w:p>
                  </w:txbxContent>
                </v:textbox>
              </v:shape>
            </w:pict>
          </mc:Fallback>
        </mc:AlternateContent>
      </w:r>
    </w:p>
    <w:p w14:paraId="28C31B61" w14:textId="7047BC6D" w:rsidR="00E06557" w:rsidRDefault="00E06557" w:rsidP="000A230B"/>
    <w:p w14:paraId="35979DA7" w14:textId="3FD6CF75" w:rsidR="00E06557" w:rsidRDefault="00E06557" w:rsidP="000A230B"/>
    <w:p w14:paraId="6B118EC7" w14:textId="20B2C9D2" w:rsidR="00BF7787" w:rsidRDefault="00BF7787" w:rsidP="000A230B"/>
    <w:p w14:paraId="7010C405" w14:textId="77777777" w:rsidR="0003051B" w:rsidRDefault="0003051B" w:rsidP="000A230B"/>
    <w:p w14:paraId="0EE6A98E" w14:textId="77777777" w:rsidR="0003051B" w:rsidRDefault="0003051B" w:rsidP="000A230B"/>
    <w:p w14:paraId="18916014" w14:textId="77777777" w:rsidR="0003051B" w:rsidRDefault="0003051B" w:rsidP="000A230B"/>
    <w:p w14:paraId="056F509E" w14:textId="77777777" w:rsidR="0003051B" w:rsidRDefault="0003051B" w:rsidP="000A230B"/>
    <w:p w14:paraId="0034F1E3" w14:textId="77777777" w:rsidR="0003051B" w:rsidRDefault="0003051B" w:rsidP="000A230B"/>
    <w:p w14:paraId="78F141CC" w14:textId="77777777" w:rsidR="0003051B" w:rsidRDefault="0003051B" w:rsidP="000A230B"/>
    <w:p w14:paraId="040CD9B3" w14:textId="77777777" w:rsidR="0003051B" w:rsidRDefault="0003051B" w:rsidP="000A230B"/>
    <w:p w14:paraId="6757D949" w14:textId="77777777" w:rsidR="0003051B" w:rsidRDefault="0003051B" w:rsidP="000A230B"/>
    <w:p w14:paraId="6184971C" w14:textId="77777777" w:rsidR="0003051B" w:rsidRDefault="0003051B" w:rsidP="000A230B"/>
    <w:p w14:paraId="16B02359" w14:textId="77777777" w:rsidR="0003051B" w:rsidRDefault="0003051B" w:rsidP="000A230B"/>
    <w:p w14:paraId="4BFC2A20" w14:textId="77777777" w:rsidR="0003051B" w:rsidRDefault="0003051B" w:rsidP="000A230B"/>
    <w:p w14:paraId="37FC1DCD" w14:textId="77777777" w:rsidR="0003051B" w:rsidRDefault="0003051B" w:rsidP="000A230B"/>
    <w:p w14:paraId="2A36E646" w14:textId="77777777" w:rsidR="0003051B" w:rsidRDefault="0003051B" w:rsidP="000A230B"/>
    <w:p w14:paraId="2B1796C8" w14:textId="77777777" w:rsidR="0003051B" w:rsidRDefault="0003051B" w:rsidP="000A230B"/>
    <w:p w14:paraId="7C56BE3D" w14:textId="77777777" w:rsidR="0003051B" w:rsidRDefault="0003051B" w:rsidP="000A230B"/>
    <w:p w14:paraId="27A5861F" w14:textId="72386711" w:rsidR="0003051B" w:rsidRDefault="0003051B" w:rsidP="004A0D9F">
      <w:pPr>
        <w:ind w:firstLineChars="100" w:firstLine="210"/>
        <w:rPr>
          <w:rFonts w:ascii="Apple Color Emoji" w:hAnsi="Apple Color Emoji" w:cs="Apple Color Emoji"/>
        </w:rPr>
      </w:pPr>
      <w:r>
        <w:rPr>
          <w:rFonts w:hint="eastAsia"/>
        </w:rPr>
        <w:t>図</w:t>
      </w:r>
      <w:r>
        <w:t>20</w:t>
      </w:r>
      <w:r>
        <w:rPr>
          <w:rFonts w:ascii="Apple Color Emoji" w:hAnsi="Apple Color Emoji" w:cs="Apple Color Emoji" w:hint="eastAsia"/>
        </w:rPr>
        <w:t>にこの</w:t>
      </w:r>
      <w:r w:rsidR="00374DC8">
        <w:rPr>
          <w:rFonts w:ascii="Cambria" w:hAnsi="Cambria" w:cs="Apple Color Emoji" w:hint="eastAsia"/>
        </w:rPr>
        <w:t>スクリプト</w:t>
      </w:r>
      <w:r>
        <w:rPr>
          <w:rFonts w:ascii="Apple Color Emoji" w:hAnsi="Apple Color Emoji" w:cs="Apple Color Emoji" w:hint="eastAsia"/>
        </w:rPr>
        <w:t>を実行したものを示す。</w:t>
      </w:r>
      <w:r w:rsidR="00374DC8">
        <w:rPr>
          <w:rFonts w:ascii="Apple Color Emoji" w:hAnsi="Apple Color Emoji" w:cs="Apple Color Emoji" w:hint="eastAsia"/>
        </w:rPr>
        <w:t>緑のグラフがその時間での電圧値、黄色のグラフが過去</w:t>
      </w:r>
      <w:r w:rsidR="003544BD" w:rsidRPr="003544BD">
        <w:rPr>
          <w:rFonts w:ascii="Times New Roman" w:hAnsi="Times New Roman" w:cs="Times New Roman"/>
        </w:rPr>
        <w:t>5</w:t>
      </w:r>
      <w:r w:rsidR="00374DC8">
        <w:rPr>
          <w:rFonts w:ascii="Apple Color Emoji" w:hAnsi="Apple Color Emoji" w:cs="Apple Color Emoji" w:hint="eastAsia"/>
        </w:rPr>
        <w:t>秒間の電圧値の平均を示している。</w:t>
      </w:r>
    </w:p>
    <w:p w14:paraId="35BC936C" w14:textId="77777777" w:rsidR="0003051B" w:rsidRDefault="0003051B" w:rsidP="0003051B">
      <w:pPr>
        <w:keepNext/>
        <w:jc w:val="center"/>
      </w:pPr>
      <w:r>
        <w:rPr>
          <w:rFonts w:hint="eastAsia"/>
          <w:noProof/>
        </w:rPr>
        <w:drawing>
          <wp:inline distT="0" distB="0" distL="0" distR="0" wp14:anchorId="23D52574" wp14:editId="647A44D2">
            <wp:extent cx="3462293" cy="2652395"/>
            <wp:effectExtent l="0" t="0" r="5080" b="1905"/>
            <wp:docPr id="87608320" name="図 4"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320" name="図 4" descr="グラフィカル ユーザー インターフェイス, グラフ&#10;&#10;AI 生成コンテンツは誤りを含む可能性があります。"/>
                    <pic:cNvPicPr/>
                  </pic:nvPicPr>
                  <pic:blipFill rotWithShape="1">
                    <a:blip r:embed="rId35" cstate="print">
                      <a:extLst>
                        <a:ext uri="{28A0092B-C50C-407E-A947-70E740481C1C}">
                          <a14:useLocalDpi xmlns:a14="http://schemas.microsoft.com/office/drawing/2010/main" val="0"/>
                        </a:ext>
                      </a:extLst>
                    </a:blip>
                    <a:srcRect l="23807" t="16095" r="23871" b="12655"/>
                    <a:stretch>
                      <a:fillRect/>
                    </a:stretch>
                  </pic:blipFill>
                  <pic:spPr bwMode="auto">
                    <a:xfrm>
                      <a:off x="0" y="0"/>
                      <a:ext cx="3542793" cy="2714065"/>
                    </a:xfrm>
                    <a:prstGeom prst="rect">
                      <a:avLst/>
                    </a:prstGeom>
                    <a:ln>
                      <a:noFill/>
                    </a:ln>
                    <a:extLst>
                      <a:ext uri="{53640926-AAD7-44D8-BBD7-CCE9431645EC}">
                        <a14:shadowObscured xmlns:a14="http://schemas.microsoft.com/office/drawing/2010/main"/>
                      </a:ext>
                    </a:extLst>
                  </pic:spPr>
                </pic:pic>
              </a:graphicData>
            </a:graphic>
          </wp:inline>
        </w:drawing>
      </w:r>
    </w:p>
    <w:p w14:paraId="55152762" w14:textId="20A247C3" w:rsidR="0003051B" w:rsidRPr="0003051B" w:rsidRDefault="0003051B" w:rsidP="0003051B">
      <w:pPr>
        <w:pStyle w:val="af2"/>
      </w:pPr>
      <w:r>
        <w:t xml:space="preserve">図 </w:t>
      </w:r>
      <w:fldSimple w:instr=" SEQ 図 \* ARABIC ">
        <w:r>
          <w:rPr>
            <w:noProof/>
          </w:rPr>
          <w:t>20</w:t>
        </w:r>
      </w:fldSimple>
      <w:r>
        <w:rPr>
          <w:rFonts w:hint="eastAsia"/>
          <w:lang w:eastAsia="ja-JP"/>
        </w:rPr>
        <w:t xml:space="preserve">　スクリプトを実行した画面</w:t>
      </w:r>
    </w:p>
    <w:sectPr w:rsidR="0003051B" w:rsidRPr="0003051B" w:rsidSect="0036602B">
      <w:footerReference w:type="even" r:id="rId36"/>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25"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C6E4" w15:done="1"/>
  <w15:commentEx w15:paraId="56E9F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E4FB" w14:textId="77777777" w:rsidR="00AA0356" w:rsidRDefault="00AA0356" w:rsidP="001A6060">
      <w:pPr>
        <w:spacing w:line="240" w:lineRule="auto"/>
      </w:pPr>
      <w:r>
        <w:separator/>
      </w:r>
    </w:p>
  </w:endnote>
  <w:endnote w:type="continuationSeparator" w:id="0">
    <w:p w14:paraId="1BB07639" w14:textId="77777777" w:rsidR="00AA0356" w:rsidRDefault="00AA0356"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8474" w14:textId="77777777" w:rsidR="00AA0356" w:rsidRDefault="00AA0356" w:rsidP="001A6060">
      <w:pPr>
        <w:spacing w:line="240" w:lineRule="auto"/>
      </w:pPr>
      <w:r>
        <w:separator/>
      </w:r>
    </w:p>
  </w:footnote>
  <w:footnote w:type="continuationSeparator" w:id="0">
    <w:p w14:paraId="4A336B0A" w14:textId="77777777" w:rsidR="00AA0356" w:rsidRDefault="00AA0356"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26C"/>
    <w:rsid w:val="00016E80"/>
    <w:rsid w:val="00023A86"/>
    <w:rsid w:val="00023E14"/>
    <w:rsid w:val="0003043A"/>
    <w:rsid w:val="0003051B"/>
    <w:rsid w:val="00030FA7"/>
    <w:rsid w:val="00036670"/>
    <w:rsid w:val="00037419"/>
    <w:rsid w:val="00052AB7"/>
    <w:rsid w:val="00067563"/>
    <w:rsid w:val="00077114"/>
    <w:rsid w:val="00077E0E"/>
    <w:rsid w:val="0008647A"/>
    <w:rsid w:val="000A0B5A"/>
    <w:rsid w:val="000A1E8C"/>
    <w:rsid w:val="000A230B"/>
    <w:rsid w:val="000A3391"/>
    <w:rsid w:val="000B3239"/>
    <w:rsid w:val="000C36F9"/>
    <w:rsid w:val="000D0F93"/>
    <w:rsid w:val="000D6658"/>
    <w:rsid w:val="000E2BDF"/>
    <w:rsid w:val="000E3BE4"/>
    <w:rsid w:val="000E4BB4"/>
    <w:rsid w:val="000E69BF"/>
    <w:rsid w:val="000F202D"/>
    <w:rsid w:val="0010517B"/>
    <w:rsid w:val="0010683F"/>
    <w:rsid w:val="00111C68"/>
    <w:rsid w:val="00112B37"/>
    <w:rsid w:val="0011440E"/>
    <w:rsid w:val="001235F7"/>
    <w:rsid w:val="0013074C"/>
    <w:rsid w:val="0015333E"/>
    <w:rsid w:val="00161A73"/>
    <w:rsid w:val="0016274C"/>
    <w:rsid w:val="00163186"/>
    <w:rsid w:val="0016365D"/>
    <w:rsid w:val="0016683B"/>
    <w:rsid w:val="00167559"/>
    <w:rsid w:val="0017721C"/>
    <w:rsid w:val="00180F68"/>
    <w:rsid w:val="001936FD"/>
    <w:rsid w:val="001A2B0B"/>
    <w:rsid w:val="001A6060"/>
    <w:rsid w:val="001B73FC"/>
    <w:rsid w:val="001D0CCC"/>
    <w:rsid w:val="001D6BF4"/>
    <w:rsid w:val="001D78B2"/>
    <w:rsid w:val="001E18FF"/>
    <w:rsid w:val="001E7846"/>
    <w:rsid w:val="001F1B14"/>
    <w:rsid w:val="001F6D00"/>
    <w:rsid w:val="002030EE"/>
    <w:rsid w:val="002049E9"/>
    <w:rsid w:val="00216EE1"/>
    <w:rsid w:val="002215A3"/>
    <w:rsid w:val="002272DE"/>
    <w:rsid w:val="00232DBB"/>
    <w:rsid w:val="00233C12"/>
    <w:rsid w:val="002400EC"/>
    <w:rsid w:val="00240321"/>
    <w:rsid w:val="00243126"/>
    <w:rsid w:val="00245A9E"/>
    <w:rsid w:val="0024782C"/>
    <w:rsid w:val="00256D1B"/>
    <w:rsid w:val="0026493F"/>
    <w:rsid w:val="00272C47"/>
    <w:rsid w:val="00273F4A"/>
    <w:rsid w:val="00273F4F"/>
    <w:rsid w:val="0027457F"/>
    <w:rsid w:val="00284342"/>
    <w:rsid w:val="00294F4F"/>
    <w:rsid w:val="002A1CA2"/>
    <w:rsid w:val="002A2BD8"/>
    <w:rsid w:val="002A3475"/>
    <w:rsid w:val="002B16A6"/>
    <w:rsid w:val="002B221B"/>
    <w:rsid w:val="002B3177"/>
    <w:rsid w:val="002B623B"/>
    <w:rsid w:val="002C2083"/>
    <w:rsid w:val="002D2364"/>
    <w:rsid w:val="002D2428"/>
    <w:rsid w:val="002E49FD"/>
    <w:rsid w:val="002E5290"/>
    <w:rsid w:val="002E6207"/>
    <w:rsid w:val="002E6895"/>
    <w:rsid w:val="002F48D7"/>
    <w:rsid w:val="00310E83"/>
    <w:rsid w:val="00320FBB"/>
    <w:rsid w:val="00332624"/>
    <w:rsid w:val="0033345B"/>
    <w:rsid w:val="003337D9"/>
    <w:rsid w:val="00336D51"/>
    <w:rsid w:val="00343131"/>
    <w:rsid w:val="00343A4E"/>
    <w:rsid w:val="00344DD1"/>
    <w:rsid w:val="00351FD0"/>
    <w:rsid w:val="003544BD"/>
    <w:rsid w:val="00361304"/>
    <w:rsid w:val="00364920"/>
    <w:rsid w:val="0036602B"/>
    <w:rsid w:val="00366566"/>
    <w:rsid w:val="00372DB0"/>
    <w:rsid w:val="00374DC8"/>
    <w:rsid w:val="00381964"/>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4317"/>
    <w:rsid w:val="00425C60"/>
    <w:rsid w:val="0043308E"/>
    <w:rsid w:val="00435AE6"/>
    <w:rsid w:val="00436C9D"/>
    <w:rsid w:val="004428A3"/>
    <w:rsid w:val="004527D8"/>
    <w:rsid w:val="00455C76"/>
    <w:rsid w:val="004850E7"/>
    <w:rsid w:val="00486C19"/>
    <w:rsid w:val="00492091"/>
    <w:rsid w:val="004958EE"/>
    <w:rsid w:val="00496CA9"/>
    <w:rsid w:val="004A0D9F"/>
    <w:rsid w:val="004A339E"/>
    <w:rsid w:val="004A490E"/>
    <w:rsid w:val="004B1AA2"/>
    <w:rsid w:val="004B43E9"/>
    <w:rsid w:val="004B712A"/>
    <w:rsid w:val="004C06E2"/>
    <w:rsid w:val="004C09AE"/>
    <w:rsid w:val="004C3B62"/>
    <w:rsid w:val="004C465F"/>
    <w:rsid w:val="004C498C"/>
    <w:rsid w:val="004C5C1D"/>
    <w:rsid w:val="004D0DC7"/>
    <w:rsid w:val="004D5E35"/>
    <w:rsid w:val="004D7AEC"/>
    <w:rsid w:val="004E53F7"/>
    <w:rsid w:val="004E5547"/>
    <w:rsid w:val="004E5966"/>
    <w:rsid w:val="004E7023"/>
    <w:rsid w:val="004F2444"/>
    <w:rsid w:val="00502C9B"/>
    <w:rsid w:val="00504666"/>
    <w:rsid w:val="00512E2D"/>
    <w:rsid w:val="00521ED7"/>
    <w:rsid w:val="00521F35"/>
    <w:rsid w:val="00541F69"/>
    <w:rsid w:val="005433D6"/>
    <w:rsid w:val="00552191"/>
    <w:rsid w:val="0055425F"/>
    <w:rsid w:val="00561121"/>
    <w:rsid w:val="00570007"/>
    <w:rsid w:val="00574483"/>
    <w:rsid w:val="005755F5"/>
    <w:rsid w:val="00590E9F"/>
    <w:rsid w:val="00591FA2"/>
    <w:rsid w:val="00593ECE"/>
    <w:rsid w:val="00596315"/>
    <w:rsid w:val="0059741E"/>
    <w:rsid w:val="005A5338"/>
    <w:rsid w:val="005B06D4"/>
    <w:rsid w:val="005B163F"/>
    <w:rsid w:val="005B201C"/>
    <w:rsid w:val="005B3363"/>
    <w:rsid w:val="005C7386"/>
    <w:rsid w:val="005D22F0"/>
    <w:rsid w:val="005D39EE"/>
    <w:rsid w:val="005E24BB"/>
    <w:rsid w:val="005E4B03"/>
    <w:rsid w:val="005E4F70"/>
    <w:rsid w:val="005F56A0"/>
    <w:rsid w:val="0060099F"/>
    <w:rsid w:val="006038D9"/>
    <w:rsid w:val="006068F2"/>
    <w:rsid w:val="00606E02"/>
    <w:rsid w:val="006201BB"/>
    <w:rsid w:val="00621471"/>
    <w:rsid w:val="00624010"/>
    <w:rsid w:val="00631209"/>
    <w:rsid w:val="00633013"/>
    <w:rsid w:val="00635302"/>
    <w:rsid w:val="00635AC7"/>
    <w:rsid w:val="00640EDF"/>
    <w:rsid w:val="00641427"/>
    <w:rsid w:val="006431B6"/>
    <w:rsid w:val="00655E37"/>
    <w:rsid w:val="00656635"/>
    <w:rsid w:val="0066255C"/>
    <w:rsid w:val="00670F86"/>
    <w:rsid w:val="006710AA"/>
    <w:rsid w:val="0067569F"/>
    <w:rsid w:val="006769E3"/>
    <w:rsid w:val="00676DC7"/>
    <w:rsid w:val="00686BFA"/>
    <w:rsid w:val="00693AA0"/>
    <w:rsid w:val="006A1F85"/>
    <w:rsid w:val="006C49BF"/>
    <w:rsid w:val="006D10AD"/>
    <w:rsid w:val="006E6C61"/>
    <w:rsid w:val="006E7D03"/>
    <w:rsid w:val="006F55FF"/>
    <w:rsid w:val="006F7096"/>
    <w:rsid w:val="00700592"/>
    <w:rsid w:val="00701046"/>
    <w:rsid w:val="007020EE"/>
    <w:rsid w:val="0070424F"/>
    <w:rsid w:val="00713E8A"/>
    <w:rsid w:val="007145FD"/>
    <w:rsid w:val="007159B7"/>
    <w:rsid w:val="00715A4D"/>
    <w:rsid w:val="007249CF"/>
    <w:rsid w:val="00726FEA"/>
    <w:rsid w:val="007370C4"/>
    <w:rsid w:val="00737BF9"/>
    <w:rsid w:val="0074787C"/>
    <w:rsid w:val="00751AD4"/>
    <w:rsid w:val="007647B5"/>
    <w:rsid w:val="007655F4"/>
    <w:rsid w:val="00766509"/>
    <w:rsid w:val="0077402D"/>
    <w:rsid w:val="00781F0A"/>
    <w:rsid w:val="007A0EB3"/>
    <w:rsid w:val="007A4A89"/>
    <w:rsid w:val="007A5A74"/>
    <w:rsid w:val="007B5771"/>
    <w:rsid w:val="007C7C38"/>
    <w:rsid w:val="007D46E7"/>
    <w:rsid w:val="007F6BCC"/>
    <w:rsid w:val="0080771F"/>
    <w:rsid w:val="0081119F"/>
    <w:rsid w:val="00811556"/>
    <w:rsid w:val="00812AEA"/>
    <w:rsid w:val="008151F4"/>
    <w:rsid w:val="0081548E"/>
    <w:rsid w:val="00821073"/>
    <w:rsid w:val="008218F7"/>
    <w:rsid w:val="00824572"/>
    <w:rsid w:val="00840B41"/>
    <w:rsid w:val="00844BD6"/>
    <w:rsid w:val="00851969"/>
    <w:rsid w:val="00852BA2"/>
    <w:rsid w:val="00857E9F"/>
    <w:rsid w:val="008602A7"/>
    <w:rsid w:val="0086068F"/>
    <w:rsid w:val="00871A7C"/>
    <w:rsid w:val="00875292"/>
    <w:rsid w:val="00875568"/>
    <w:rsid w:val="008805BF"/>
    <w:rsid w:val="008843D7"/>
    <w:rsid w:val="008926C2"/>
    <w:rsid w:val="0089367E"/>
    <w:rsid w:val="00894622"/>
    <w:rsid w:val="00897868"/>
    <w:rsid w:val="008A2289"/>
    <w:rsid w:val="008A5B99"/>
    <w:rsid w:val="008B7431"/>
    <w:rsid w:val="008B7789"/>
    <w:rsid w:val="008C04C6"/>
    <w:rsid w:val="008C24B2"/>
    <w:rsid w:val="008C36FB"/>
    <w:rsid w:val="008C401D"/>
    <w:rsid w:val="008C6D37"/>
    <w:rsid w:val="008C70F8"/>
    <w:rsid w:val="008D5D38"/>
    <w:rsid w:val="008D5FAA"/>
    <w:rsid w:val="008E006F"/>
    <w:rsid w:val="008E432F"/>
    <w:rsid w:val="008E5EA9"/>
    <w:rsid w:val="008E68BC"/>
    <w:rsid w:val="008F7CCD"/>
    <w:rsid w:val="00900F52"/>
    <w:rsid w:val="00907952"/>
    <w:rsid w:val="0091406A"/>
    <w:rsid w:val="00920CA2"/>
    <w:rsid w:val="00924231"/>
    <w:rsid w:val="00926675"/>
    <w:rsid w:val="0092742F"/>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C48F3"/>
    <w:rsid w:val="009C4DB1"/>
    <w:rsid w:val="009C6066"/>
    <w:rsid w:val="009C6509"/>
    <w:rsid w:val="009C7028"/>
    <w:rsid w:val="009C7A53"/>
    <w:rsid w:val="009D50BF"/>
    <w:rsid w:val="009D5ED2"/>
    <w:rsid w:val="009E4D01"/>
    <w:rsid w:val="009E77D6"/>
    <w:rsid w:val="00A01516"/>
    <w:rsid w:val="00A0710F"/>
    <w:rsid w:val="00A12159"/>
    <w:rsid w:val="00A261BD"/>
    <w:rsid w:val="00A3234B"/>
    <w:rsid w:val="00A32651"/>
    <w:rsid w:val="00A34368"/>
    <w:rsid w:val="00A413D3"/>
    <w:rsid w:val="00A44DF9"/>
    <w:rsid w:val="00A45709"/>
    <w:rsid w:val="00A46C52"/>
    <w:rsid w:val="00A5670B"/>
    <w:rsid w:val="00A679E0"/>
    <w:rsid w:val="00A720F6"/>
    <w:rsid w:val="00A756DC"/>
    <w:rsid w:val="00A852C6"/>
    <w:rsid w:val="00A85705"/>
    <w:rsid w:val="00A86F5E"/>
    <w:rsid w:val="00A928B9"/>
    <w:rsid w:val="00AA0356"/>
    <w:rsid w:val="00AA14F7"/>
    <w:rsid w:val="00AA4285"/>
    <w:rsid w:val="00AA608B"/>
    <w:rsid w:val="00AA7131"/>
    <w:rsid w:val="00AB05C9"/>
    <w:rsid w:val="00AB383C"/>
    <w:rsid w:val="00AB5AB2"/>
    <w:rsid w:val="00AC37ED"/>
    <w:rsid w:val="00AC41A2"/>
    <w:rsid w:val="00AC441F"/>
    <w:rsid w:val="00AC6DEF"/>
    <w:rsid w:val="00AE1697"/>
    <w:rsid w:val="00AE2374"/>
    <w:rsid w:val="00AF5A84"/>
    <w:rsid w:val="00AF6DDC"/>
    <w:rsid w:val="00B0513C"/>
    <w:rsid w:val="00B05966"/>
    <w:rsid w:val="00B1728D"/>
    <w:rsid w:val="00B23495"/>
    <w:rsid w:val="00B23543"/>
    <w:rsid w:val="00B3417A"/>
    <w:rsid w:val="00B40640"/>
    <w:rsid w:val="00B57E1A"/>
    <w:rsid w:val="00B60B0D"/>
    <w:rsid w:val="00B87AA1"/>
    <w:rsid w:val="00B910F7"/>
    <w:rsid w:val="00B911FC"/>
    <w:rsid w:val="00B9220D"/>
    <w:rsid w:val="00B923ED"/>
    <w:rsid w:val="00BA6E30"/>
    <w:rsid w:val="00BA789E"/>
    <w:rsid w:val="00BB24F8"/>
    <w:rsid w:val="00BB5FD2"/>
    <w:rsid w:val="00BB6B42"/>
    <w:rsid w:val="00BC4CCB"/>
    <w:rsid w:val="00BC5145"/>
    <w:rsid w:val="00BC5FFB"/>
    <w:rsid w:val="00BD41A1"/>
    <w:rsid w:val="00BD452F"/>
    <w:rsid w:val="00BE2329"/>
    <w:rsid w:val="00BE24EF"/>
    <w:rsid w:val="00BE4D8E"/>
    <w:rsid w:val="00BE72A3"/>
    <w:rsid w:val="00BF1902"/>
    <w:rsid w:val="00BF3DCF"/>
    <w:rsid w:val="00BF7787"/>
    <w:rsid w:val="00C0025D"/>
    <w:rsid w:val="00C01E23"/>
    <w:rsid w:val="00C047EE"/>
    <w:rsid w:val="00C123D9"/>
    <w:rsid w:val="00C12412"/>
    <w:rsid w:val="00C167FC"/>
    <w:rsid w:val="00C21DED"/>
    <w:rsid w:val="00C24EFF"/>
    <w:rsid w:val="00C322B7"/>
    <w:rsid w:val="00C37A7C"/>
    <w:rsid w:val="00C61F7D"/>
    <w:rsid w:val="00C62C1A"/>
    <w:rsid w:val="00C64E6B"/>
    <w:rsid w:val="00C65300"/>
    <w:rsid w:val="00C66353"/>
    <w:rsid w:val="00C858EA"/>
    <w:rsid w:val="00C8635E"/>
    <w:rsid w:val="00C93A00"/>
    <w:rsid w:val="00CB2287"/>
    <w:rsid w:val="00CB3022"/>
    <w:rsid w:val="00CB3425"/>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550F"/>
    <w:rsid w:val="00DC2E26"/>
    <w:rsid w:val="00DD0AA1"/>
    <w:rsid w:val="00DD7D60"/>
    <w:rsid w:val="00DE0CDE"/>
    <w:rsid w:val="00DF2812"/>
    <w:rsid w:val="00DF4DA8"/>
    <w:rsid w:val="00E0062E"/>
    <w:rsid w:val="00E03F3E"/>
    <w:rsid w:val="00E06557"/>
    <w:rsid w:val="00E10900"/>
    <w:rsid w:val="00E23B0C"/>
    <w:rsid w:val="00E2578E"/>
    <w:rsid w:val="00E26C39"/>
    <w:rsid w:val="00E47B10"/>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C2F1D"/>
    <w:rsid w:val="00ED2E6A"/>
    <w:rsid w:val="00EE275E"/>
    <w:rsid w:val="00EE591F"/>
    <w:rsid w:val="00EE6305"/>
    <w:rsid w:val="00EF2E65"/>
    <w:rsid w:val="00EF3C7F"/>
    <w:rsid w:val="00EF4C14"/>
    <w:rsid w:val="00F01AF5"/>
    <w:rsid w:val="00F04463"/>
    <w:rsid w:val="00F05211"/>
    <w:rsid w:val="00F131C1"/>
    <w:rsid w:val="00F17393"/>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D7B63"/>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5E6855C-11FB-4581-A1C7-C82C620B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E6585A"/>
    <w:pPr>
      <w:ind w:leftChars="100" w:left="210"/>
    </w:pPr>
  </w:style>
  <w:style w:type="character" w:customStyle="1" w:styleId="-4">
    <w:name w:val="表紙-標題用 (文字)"/>
    <w:basedOn w:val="a6"/>
    <w:link w:val="-3"/>
    <w:rsid w:val="00E6585A"/>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
    <w:rPr>
      <w:rFonts w:ascii="ＭＳ 明朝" w:hAnsi="ＭＳ 明朝" w:cs="ＭＳ 明朝"/>
      <w:szCs w:val="21"/>
      <w:lang w:eastAsia="zh-TW"/>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2.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customXml/itemProps4.xml><?xml version="1.0" encoding="utf-8"?>
<ds:datastoreItem xmlns:ds="http://schemas.openxmlformats.org/officeDocument/2006/customXml" ds:itemID="{58F7F0EB-A4F8-4A13-B8AC-4C27755BC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32</Pages>
  <Words>8874</Words>
  <Characters>10294</Characters>
  <Application>Microsoft Office Word</Application>
  <DocSecurity>0</DocSecurity>
  <Lines>395</Lines>
  <Paragraphs>259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18909</CharactersWithSpaces>
  <SharedDoc>false</SharedDoc>
  <HLinks>
    <vt:vector size="204" baseType="variant">
      <vt:variant>
        <vt:i4>3473463</vt:i4>
      </vt:variant>
      <vt:variant>
        <vt:i4>258</vt:i4>
      </vt:variant>
      <vt:variant>
        <vt:i4>0</vt:i4>
      </vt:variant>
      <vt:variant>
        <vt:i4>5</vt:i4>
      </vt:variant>
      <vt:variant>
        <vt:lpwstr>https://www.env.go.jp/content/000311858.pdf</vt:lpwstr>
      </vt:variant>
      <vt:variant>
        <vt:lpwstr/>
      </vt:variant>
      <vt:variant>
        <vt:i4>1245242</vt:i4>
      </vt:variant>
      <vt:variant>
        <vt:i4>194</vt:i4>
      </vt:variant>
      <vt:variant>
        <vt:i4>0</vt:i4>
      </vt:variant>
      <vt:variant>
        <vt:i4>5</vt:i4>
      </vt:variant>
      <vt:variant>
        <vt:lpwstr/>
      </vt:variant>
      <vt:variant>
        <vt:lpwstr>_Toc219734260</vt:lpwstr>
      </vt:variant>
      <vt:variant>
        <vt:i4>1048634</vt:i4>
      </vt:variant>
      <vt:variant>
        <vt:i4>188</vt:i4>
      </vt:variant>
      <vt:variant>
        <vt:i4>0</vt:i4>
      </vt:variant>
      <vt:variant>
        <vt:i4>5</vt:i4>
      </vt:variant>
      <vt:variant>
        <vt:lpwstr/>
      </vt:variant>
      <vt:variant>
        <vt:lpwstr>_Toc219734259</vt:lpwstr>
      </vt:variant>
      <vt:variant>
        <vt:i4>1048634</vt:i4>
      </vt:variant>
      <vt:variant>
        <vt:i4>182</vt:i4>
      </vt:variant>
      <vt:variant>
        <vt:i4>0</vt:i4>
      </vt:variant>
      <vt:variant>
        <vt:i4>5</vt:i4>
      </vt:variant>
      <vt:variant>
        <vt:lpwstr/>
      </vt:variant>
      <vt:variant>
        <vt:lpwstr>_Toc219734258</vt:lpwstr>
      </vt:variant>
      <vt:variant>
        <vt:i4>1048634</vt:i4>
      </vt:variant>
      <vt:variant>
        <vt:i4>176</vt:i4>
      </vt:variant>
      <vt:variant>
        <vt:i4>0</vt:i4>
      </vt:variant>
      <vt:variant>
        <vt:i4>5</vt:i4>
      </vt:variant>
      <vt:variant>
        <vt:lpwstr/>
      </vt:variant>
      <vt:variant>
        <vt:lpwstr>_Toc219734257</vt:lpwstr>
      </vt:variant>
      <vt:variant>
        <vt:i4>1048634</vt:i4>
      </vt:variant>
      <vt:variant>
        <vt:i4>170</vt:i4>
      </vt:variant>
      <vt:variant>
        <vt:i4>0</vt:i4>
      </vt:variant>
      <vt:variant>
        <vt:i4>5</vt:i4>
      </vt:variant>
      <vt:variant>
        <vt:lpwstr/>
      </vt:variant>
      <vt:variant>
        <vt:lpwstr>_Toc219734256</vt:lpwstr>
      </vt:variant>
      <vt:variant>
        <vt:i4>1048634</vt:i4>
      </vt:variant>
      <vt:variant>
        <vt:i4>164</vt:i4>
      </vt:variant>
      <vt:variant>
        <vt:i4>0</vt:i4>
      </vt:variant>
      <vt:variant>
        <vt:i4>5</vt:i4>
      </vt:variant>
      <vt:variant>
        <vt:lpwstr/>
      </vt:variant>
      <vt:variant>
        <vt:lpwstr>_Toc219734255</vt:lpwstr>
      </vt:variant>
      <vt:variant>
        <vt:i4>1048634</vt:i4>
      </vt:variant>
      <vt:variant>
        <vt:i4>158</vt:i4>
      </vt:variant>
      <vt:variant>
        <vt:i4>0</vt:i4>
      </vt:variant>
      <vt:variant>
        <vt:i4>5</vt:i4>
      </vt:variant>
      <vt:variant>
        <vt:lpwstr/>
      </vt:variant>
      <vt:variant>
        <vt:lpwstr>_Toc219734254</vt:lpwstr>
      </vt:variant>
      <vt:variant>
        <vt:i4>1048634</vt:i4>
      </vt:variant>
      <vt:variant>
        <vt:i4>152</vt:i4>
      </vt:variant>
      <vt:variant>
        <vt:i4>0</vt:i4>
      </vt:variant>
      <vt:variant>
        <vt:i4>5</vt:i4>
      </vt:variant>
      <vt:variant>
        <vt:lpwstr/>
      </vt:variant>
      <vt:variant>
        <vt:lpwstr>_Toc219734253</vt:lpwstr>
      </vt:variant>
      <vt:variant>
        <vt:i4>1048634</vt:i4>
      </vt:variant>
      <vt:variant>
        <vt:i4>146</vt:i4>
      </vt:variant>
      <vt:variant>
        <vt:i4>0</vt:i4>
      </vt:variant>
      <vt:variant>
        <vt:i4>5</vt:i4>
      </vt:variant>
      <vt:variant>
        <vt:lpwstr/>
      </vt:variant>
      <vt:variant>
        <vt:lpwstr>_Toc219734252</vt:lpwstr>
      </vt:variant>
      <vt:variant>
        <vt:i4>1048634</vt:i4>
      </vt:variant>
      <vt:variant>
        <vt:i4>140</vt:i4>
      </vt:variant>
      <vt:variant>
        <vt:i4>0</vt:i4>
      </vt:variant>
      <vt:variant>
        <vt:i4>5</vt:i4>
      </vt:variant>
      <vt:variant>
        <vt:lpwstr/>
      </vt:variant>
      <vt:variant>
        <vt:lpwstr>_Toc219734251</vt:lpwstr>
      </vt:variant>
      <vt:variant>
        <vt:i4>1048634</vt:i4>
      </vt:variant>
      <vt:variant>
        <vt:i4>134</vt:i4>
      </vt:variant>
      <vt:variant>
        <vt:i4>0</vt:i4>
      </vt:variant>
      <vt:variant>
        <vt:i4>5</vt:i4>
      </vt:variant>
      <vt:variant>
        <vt:lpwstr/>
      </vt:variant>
      <vt:variant>
        <vt:lpwstr>_Toc219734250</vt:lpwstr>
      </vt:variant>
      <vt:variant>
        <vt:i4>1114170</vt:i4>
      </vt:variant>
      <vt:variant>
        <vt:i4>128</vt:i4>
      </vt:variant>
      <vt:variant>
        <vt:i4>0</vt:i4>
      </vt:variant>
      <vt:variant>
        <vt:i4>5</vt:i4>
      </vt:variant>
      <vt:variant>
        <vt:lpwstr/>
      </vt:variant>
      <vt:variant>
        <vt:lpwstr>_Toc219734249</vt:lpwstr>
      </vt:variant>
      <vt:variant>
        <vt:i4>1114170</vt:i4>
      </vt:variant>
      <vt:variant>
        <vt:i4>122</vt:i4>
      </vt:variant>
      <vt:variant>
        <vt:i4>0</vt:i4>
      </vt:variant>
      <vt:variant>
        <vt:i4>5</vt:i4>
      </vt:variant>
      <vt:variant>
        <vt:lpwstr/>
      </vt:variant>
      <vt:variant>
        <vt:lpwstr>_Toc219734248</vt:lpwstr>
      </vt:variant>
      <vt:variant>
        <vt:i4>1114170</vt:i4>
      </vt:variant>
      <vt:variant>
        <vt:i4>116</vt:i4>
      </vt:variant>
      <vt:variant>
        <vt:i4>0</vt:i4>
      </vt:variant>
      <vt:variant>
        <vt:i4>5</vt:i4>
      </vt:variant>
      <vt:variant>
        <vt:lpwstr/>
      </vt:variant>
      <vt:variant>
        <vt:lpwstr>_Toc219734247</vt:lpwstr>
      </vt:variant>
      <vt:variant>
        <vt:i4>1114170</vt:i4>
      </vt:variant>
      <vt:variant>
        <vt:i4>110</vt:i4>
      </vt:variant>
      <vt:variant>
        <vt:i4>0</vt:i4>
      </vt:variant>
      <vt:variant>
        <vt:i4>5</vt:i4>
      </vt:variant>
      <vt:variant>
        <vt:lpwstr/>
      </vt:variant>
      <vt:variant>
        <vt:lpwstr>_Toc219734246</vt:lpwstr>
      </vt:variant>
      <vt:variant>
        <vt:i4>1114170</vt:i4>
      </vt:variant>
      <vt:variant>
        <vt:i4>104</vt:i4>
      </vt:variant>
      <vt:variant>
        <vt:i4>0</vt:i4>
      </vt:variant>
      <vt:variant>
        <vt:i4>5</vt:i4>
      </vt:variant>
      <vt:variant>
        <vt:lpwstr/>
      </vt:variant>
      <vt:variant>
        <vt:lpwstr>_Toc219734245</vt:lpwstr>
      </vt:variant>
      <vt:variant>
        <vt:i4>1114170</vt:i4>
      </vt:variant>
      <vt:variant>
        <vt:i4>98</vt:i4>
      </vt:variant>
      <vt:variant>
        <vt:i4>0</vt:i4>
      </vt:variant>
      <vt:variant>
        <vt:i4>5</vt:i4>
      </vt:variant>
      <vt:variant>
        <vt:lpwstr/>
      </vt:variant>
      <vt:variant>
        <vt:lpwstr>_Toc219734244</vt:lpwstr>
      </vt:variant>
      <vt:variant>
        <vt:i4>1114170</vt:i4>
      </vt:variant>
      <vt:variant>
        <vt:i4>92</vt:i4>
      </vt:variant>
      <vt:variant>
        <vt:i4>0</vt:i4>
      </vt:variant>
      <vt:variant>
        <vt:i4>5</vt:i4>
      </vt:variant>
      <vt:variant>
        <vt:lpwstr/>
      </vt:variant>
      <vt:variant>
        <vt:lpwstr>_Toc219734243</vt:lpwstr>
      </vt:variant>
      <vt:variant>
        <vt:i4>1114170</vt:i4>
      </vt:variant>
      <vt:variant>
        <vt:i4>86</vt:i4>
      </vt:variant>
      <vt:variant>
        <vt:i4>0</vt:i4>
      </vt:variant>
      <vt:variant>
        <vt:i4>5</vt:i4>
      </vt:variant>
      <vt:variant>
        <vt:lpwstr/>
      </vt:variant>
      <vt:variant>
        <vt:lpwstr>_Toc219734242</vt:lpwstr>
      </vt:variant>
      <vt:variant>
        <vt:i4>1114170</vt:i4>
      </vt:variant>
      <vt:variant>
        <vt:i4>80</vt:i4>
      </vt:variant>
      <vt:variant>
        <vt:i4>0</vt:i4>
      </vt:variant>
      <vt:variant>
        <vt:i4>5</vt:i4>
      </vt:variant>
      <vt:variant>
        <vt:lpwstr/>
      </vt:variant>
      <vt:variant>
        <vt:lpwstr>_Toc219734241</vt:lpwstr>
      </vt:variant>
      <vt:variant>
        <vt:i4>1114170</vt:i4>
      </vt:variant>
      <vt:variant>
        <vt:i4>74</vt:i4>
      </vt:variant>
      <vt:variant>
        <vt:i4>0</vt:i4>
      </vt:variant>
      <vt:variant>
        <vt:i4>5</vt:i4>
      </vt:variant>
      <vt:variant>
        <vt:lpwstr/>
      </vt:variant>
      <vt:variant>
        <vt:lpwstr>_Toc219734240</vt:lpwstr>
      </vt:variant>
      <vt:variant>
        <vt:i4>1441850</vt:i4>
      </vt:variant>
      <vt:variant>
        <vt:i4>68</vt:i4>
      </vt:variant>
      <vt:variant>
        <vt:i4>0</vt:i4>
      </vt:variant>
      <vt:variant>
        <vt:i4>5</vt:i4>
      </vt:variant>
      <vt:variant>
        <vt:lpwstr/>
      </vt:variant>
      <vt:variant>
        <vt:lpwstr>_Toc219734239</vt:lpwstr>
      </vt:variant>
      <vt:variant>
        <vt:i4>1441850</vt:i4>
      </vt:variant>
      <vt:variant>
        <vt:i4>62</vt:i4>
      </vt:variant>
      <vt:variant>
        <vt:i4>0</vt:i4>
      </vt:variant>
      <vt:variant>
        <vt:i4>5</vt:i4>
      </vt:variant>
      <vt:variant>
        <vt:lpwstr/>
      </vt:variant>
      <vt:variant>
        <vt:lpwstr>_Toc219734238</vt:lpwstr>
      </vt:variant>
      <vt:variant>
        <vt:i4>1441850</vt:i4>
      </vt:variant>
      <vt:variant>
        <vt:i4>56</vt:i4>
      </vt:variant>
      <vt:variant>
        <vt:i4>0</vt:i4>
      </vt:variant>
      <vt:variant>
        <vt:i4>5</vt:i4>
      </vt:variant>
      <vt:variant>
        <vt:lpwstr/>
      </vt:variant>
      <vt:variant>
        <vt:lpwstr>_Toc219734237</vt:lpwstr>
      </vt:variant>
      <vt:variant>
        <vt:i4>1441850</vt:i4>
      </vt:variant>
      <vt:variant>
        <vt:i4>50</vt:i4>
      </vt:variant>
      <vt:variant>
        <vt:i4>0</vt:i4>
      </vt:variant>
      <vt:variant>
        <vt:i4>5</vt:i4>
      </vt:variant>
      <vt:variant>
        <vt:lpwstr/>
      </vt:variant>
      <vt:variant>
        <vt:lpwstr>_Toc219734236</vt:lpwstr>
      </vt:variant>
      <vt:variant>
        <vt:i4>1441850</vt:i4>
      </vt:variant>
      <vt:variant>
        <vt:i4>44</vt:i4>
      </vt:variant>
      <vt:variant>
        <vt:i4>0</vt:i4>
      </vt:variant>
      <vt:variant>
        <vt:i4>5</vt:i4>
      </vt:variant>
      <vt:variant>
        <vt:lpwstr/>
      </vt:variant>
      <vt:variant>
        <vt:lpwstr>_Toc219734235</vt:lpwstr>
      </vt:variant>
      <vt:variant>
        <vt:i4>1441850</vt:i4>
      </vt:variant>
      <vt:variant>
        <vt:i4>38</vt:i4>
      </vt:variant>
      <vt:variant>
        <vt:i4>0</vt:i4>
      </vt:variant>
      <vt:variant>
        <vt:i4>5</vt:i4>
      </vt:variant>
      <vt:variant>
        <vt:lpwstr/>
      </vt:variant>
      <vt:variant>
        <vt:lpwstr>_Toc219734234</vt:lpwstr>
      </vt:variant>
      <vt:variant>
        <vt:i4>1441850</vt:i4>
      </vt:variant>
      <vt:variant>
        <vt:i4>32</vt:i4>
      </vt:variant>
      <vt:variant>
        <vt:i4>0</vt:i4>
      </vt:variant>
      <vt:variant>
        <vt:i4>5</vt:i4>
      </vt:variant>
      <vt:variant>
        <vt:lpwstr/>
      </vt:variant>
      <vt:variant>
        <vt:lpwstr>_Toc219734233</vt:lpwstr>
      </vt:variant>
      <vt:variant>
        <vt:i4>1441850</vt:i4>
      </vt:variant>
      <vt:variant>
        <vt:i4>26</vt:i4>
      </vt:variant>
      <vt:variant>
        <vt:i4>0</vt:i4>
      </vt:variant>
      <vt:variant>
        <vt:i4>5</vt:i4>
      </vt:variant>
      <vt:variant>
        <vt:lpwstr/>
      </vt:variant>
      <vt:variant>
        <vt:lpwstr>_Toc219734232</vt:lpwstr>
      </vt:variant>
      <vt:variant>
        <vt:i4>1441850</vt:i4>
      </vt:variant>
      <vt:variant>
        <vt:i4>20</vt:i4>
      </vt:variant>
      <vt:variant>
        <vt:i4>0</vt:i4>
      </vt:variant>
      <vt:variant>
        <vt:i4>5</vt:i4>
      </vt:variant>
      <vt:variant>
        <vt:lpwstr/>
      </vt:variant>
      <vt:variant>
        <vt:lpwstr>_Toc219734231</vt:lpwstr>
      </vt:variant>
      <vt:variant>
        <vt:i4>1441850</vt:i4>
      </vt:variant>
      <vt:variant>
        <vt:i4>14</vt:i4>
      </vt:variant>
      <vt:variant>
        <vt:i4>0</vt:i4>
      </vt:variant>
      <vt:variant>
        <vt:i4>5</vt:i4>
      </vt:variant>
      <vt:variant>
        <vt:lpwstr/>
      </vt:variant>
      <vt:variant>
        <vt:lpwstr>_Toc219734230</vt:lpwstr>
      </vt:variant>
      <vt:variant>
        <vt:i4>1507386</vt:i4>
      </vt:variant>
      <vt:variant>
        <vt:i4>8</vt:i4>
      </vt:variant>
      <vt:variant>
        <vt:i4>0</vt:i4>
      </vt:variant>
      <vt:variant>
        <vt:i4>5</vt:i4>
      </vt:variant>
      <vt:variant>
        <vt:lpwstr/>
      </vt:variant>
      <vt:variant>
        <vt:lpwstr>_Toc219734229</vt:lpwstr>
      </vt:variant>
      <vt:variant>
        <vt:i4>1507386</vt:i4>
      </vt:variant>
      <vt:variant>
        <vt:i4>2</vt:i4>
      </vt:variant>
      <vt:variant>
        <vt:i4>0</vt:i4>
      </vt:variant>
      <vt:variant>
        <vt:i4>5</vt:i4>
      </vt:variant>
      <vt:variant>
        <vt:lpwstr/>
      </vt:variant>
      <vt:variant>
        <vt:lpwstr>_Toc219734228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46</cp:revision>
  <cp:lastPrinted>2026-01-20T01:52:00Z</cp:lastPrinted>
  <dcterms:created xsi:type="dcterms:W3CDTF">2026-01-20T01:54:00Z</dcterms:created>
  <dcterms:modified xsi:type="dcterms:W3CDTF">2026-01-21T05:01:00Z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